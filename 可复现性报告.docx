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DC7F72">
      <w:pPr>
        <w:spacing w:line="480" w:lineRule="auto"/>
        <w:jc w:val="center"/>
        <w:rPr>
          <w:rFonts w:ascii="Times New Roman" w:hAnsi="Times New Roman" w:eastAsia="黑体" w:cs="Times New Roman"/>
          <w:b/>
          <w:bCs/>
          <w:sz w:val="32"/>
          <w:szCs w:val="32"/>
          <w14:ligatures w14:val="none"/>
        </w:rPr>
      </w:pPr>
      <w:r>
        <w:rPr>
          <w:rFonts w:hint="eastAsia" w:ascii="Times New Roman" w:hAnsi="Times New Roman" w:eastAsia="黑体" w:cs="Times New Roman"/>
          <w:b/>
          <w:bCs/>
          <w:sz w:val="32"/>
          <w:szCs w:val="32"/>
          <w14:ligatures w14:val="none"/>
        </w:rPr>
        <w:t>对</w:t>
      </w:r>
      <w:r>
        <w:rPr>
          <w:rFonts w:hint="eastAsia" w:ascii="Times New Roman" w:hAnsi="Times New Roman" w:eastAsia="黑体" w:cs="Times New Roman"/>
          <w:b/>
          <w:bCs/>
          <w:i/>
          <w:iCs/>
          <w:sz w:val="32"/>
          <w:szCs w:val="32"/>
          <w14:ligatures w14:val="none"/>
        </w:rPr>
        <w:t>Tybur等(2020)</w:t>
      </w:r>
      <w:r>
        <w:rPr>
          <w:rFonts w:hint="eastAsia" w:ascii="Times New Roman" w:hAnsi="Times New Roman" w:eastAsia="黑体" w:cs="Times New Roman"/>
          <w:b/>
          <w:bCs/>
          <w:sz w:val="32"/>
          <w:szCs w:val="32"/>
          <w14:ligatures w14:val="none"/>
        </w:rPr>
        <w:t>研究结果的计算可复现性检验</w:t>
      </w:r>
    </w:p>
    <w:p w14:paraId="4DB783F0">
      <w:pPr>
        <w:spacing w:line="300" w:lineRule="auto"/>
        <w:rPr>
          <w:rFonts w:hint="eastAsia" w:ascii="Times New Roman" w:hAnsi="Times New Roman" w:eastAsia="宋体" w:cs="Times New Roman"/>
          <w:b/>
          <w:bCs/>
          <w:szCs w:val="21"/>
          <w14:ligatures w14:val="none"/>
        </w:rPr>
      </w:pPr>
    </w:p>
    <w:p w14:paraId="4C4C9DF8">
      <w:pPr>
        <w:spacing w:line="300" w:lineRule="auto"/>
        <w:rPr>
          <w:rFonts w:hint="eastAsia" w:eastAsia="等线"/>
          <w:lang w:eastAsia="zh-CN"/>
        </w:rPr>
      </w:pPr>
      <w:r>
        <w:rPr>
          <w:rFonts w:hint="eastAsia" w:ascii="Times New Roman" w:hAnsi="Times New Roman" w:eastAsia="宋体" w:cs="Times New Roman"/>
          <w:b/>
          <w:bCs/>
          <w:szCs w:val="21"/>
          <w14:ligatures w14:val="none"/>
        </w:rPr>
        <w:t>摘要</w:t>
      </w:r>
      <w:r>
        <w:rPr>
          <w:rFonts w:hint="eastAsia" w:ascii="Times New Roman" w:hAnsi="Times New Roman" w:eastAsia="宋体" w:cs="Times New Roman"/>
          <w:szCs w:val="21"/>
          <w14:ligatures w14:val="none"/>
        </w:rPr>
        <w:t>：</w:t>
      </w:r>
      <w:r>
        <w:rPr>
          <w:rFonts w:hint="eastAsia" w:ascii="Times New Roman" w:hAnsi="Times New Roman" w:eastAsia="宋体" w:cs="Times New Roman"/>
          <w:szCs w:val="21"/>
          <w:lang w:eastAsia="zh-CN"/>
          <w14:ligatures w14:val="none"/>
        </w:rPr>
        <w:t>行为免疫系统理论指出，生理免疫系统的激活会触发行为免疫系统。Miller和Maner（2011）曾发现，近期生病的个体对疾病线索表现出更强的注意偏向。这一结论虽被广泛引用，但尚未经过充分的大样本重复检验。Tybur等人（2020）以原文四倍的样本量开展了预注册直接重复研究，本研究则针对该重复研究进行计算可复现性检验。方法：基于Tybur等人公开的原始数据与代码，独立重新执行从数据清洗、被试排除、混合方差分析、TOST等价检验到辅助个体差异分析的完整流程，并将原文报告的202个数值与复现结果逐一配对比较。结果：全部202个数值在四舍五入误差范围内完全匹配，复现率达100%。关键统计结论保持一致——面孔类型主效应显著（畸形面孔反应时大于正常面孔，η²p = .036, p &lt; .001），交互效应不显著（η²p = .005, p = .173）；等价检验进一步确认，交互效应在预设边界内可视为零（dz = −0.14, 90% CI [−0.31, −0.04]）。Tybur等人（2020）的研究结果具有</w:t>
      </w:r>
      <w:ins w:id="0" w:author="Claude" w:date="2026-06-19T00:00:00Z">
        <w:r>
          <w:rPr>
            <w:rFonts w:hint="eastAsia" w:ascii="Times New Roman" w:hAnsi="Times New Roman" w:eastAsia="宋体" w:cs="Times New Roman"/>
            <w:szCs w:val="21"/>
            <w:lang w:eastAsia="zh-CN"/>
            <w14:ligatures w14:val="none"/>
          </w:rPr>
          <w:t>完全</w:t>
        </w:r>
      </w:ins>
      <w:r>
        <w:rPr>
          <w:rFonts w:hint="eastAsia" w:ascii="Times New Roman" w:hAnsi="Times New Roman" w:eastAsia="宋体" w:cs="Times New Roman"/>
          <w:szCs w:val="21"/>
          <w:lang w:eastAsia="zh-CN"/>
          <w14:ligatures w14:val="none"/>
        </w:rPr>
        <w:t>的计算可复现性，其数据与代码的开放共享为后续研究提供了可验证的基础。</w:t>
      </w:r>
    </w:p>
    <w:p w14:paraId="35DC7F89">
      <w:pPr>
        <w:spacing w:line="300" w:lineRule="auto"/>
        <w:rPr>
          <w:rFonts w:hint="default" w:ascii="Times New Roman" w:hAnsi="Times New Roman" w:eastAsia="宋体" w:cs="Times New Roman"/>
          <w:szCs w:val="21"/>
          <w:lang w:val="en-US" w:eastAsia="zh-CN"/>
          <w14:ligatures w14:val="none"/>
        </w:rPr>
      </w:pPr>
      <w:r>
        <w:rPr>
          <w:rFonts w:hint="eastAsia" w:ascii="Times New Roman" w:hAnsi="Times New Roman" w:eastAsia="宋体" w:cs="Times New Roman"/>
          <w:b/>
          <w:bCs/>
          <w:szCs w:val="21"/>
          <w14:ligatures w14:val="none"/>
        </w:rPr>
        <w:t>关键词</w:t>
      </w:r>
      <w:r>
        <w:rPr>
          <w:rFonts w:hint="eastAsia" w:ascii="Times New Roman" w:hAnsi="Times New Roman" w:eastAsia="宋体" w:cs="Times New Roman"/>
          <w:szCs w:val="21"/>
          <w14:ligatures w14:val="none"/>
        </w:rPr>
        <w:t>：计算可复现性；行为免疫系统；点探测任务</w:t>
      </w:r>
      <w:r>
        <w:rPr>
          <w:rFonts w:hint="eastAsia" w:ascii="Times New Roman" w:hAnsi="Times New Roman" w:eastAsia="宋体" w:cs="Times New Roman"/>
          <w:szCs w:val="21"/>
          <w:lang w:eastAsia="zh-CN"/>
          <w14:ligatures w14:val="none"/>
        </w:rPr>
        <w:t>；</w:t>
      </w:r>
      <w:r>
        <w:rPr>
          <w:rFonts w:hint="eastAsia" w:ascii="Times New Roman" w:hAnsi="Times New Roman" w:eastAsia="宋体" w:cs="Times New Roman"/>
          <w:szCs w:val="21"/>
          <w:lang w:val="en-US" w:eastAsia="zh-CN"/>
          <w14:ligatures w14:val="none"/>
        </w:rPr>
        <w:t>生物免疫系统；注意偏向</w:t>
      </w:r>
    </w:p>
    <w:p w14:paraId="35DC7F8A">
      <w:pPr>
        <w:spacing w:line="300" w:lineRule="auto"/>
        <w:ind w:firstLine="562"/>
        <w:rPr>
          <w:rFonts w:ascii="Times New Roman" w:hAnsi="Times New Roman" w:eastAsia="宋体" w:cs="Times New Roman"/>
          <w:b/>
          <w:bCs/>
          <w:sz w:val="28"/>
          <w:szCs w:val="28"/>
          <w14:ligatures w14:val="none"/>
        </w:rPr>
      </w:pPr>
    </w:p>
    <w:p w14:paraId="35DC7F8B">
      <w:pPr>
        <w:spacing w:line="30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1</w:t>
      </w:r>
      <w:r>
        <w:rPr>
          <w:rFonts w:hint="eastAsia" w:ascii="Times New Roman" w:hAnsi="Times New Roman" w:eastAsia="宋体" w:cs="Times New Roman"/>
          <w:b/>
          <w:bCs/>
          <w:sz w:val="28"/>
          <w:szCs w:val="28"/>
          <w14:ligatures w14:val="none"/>
        </w:rPr>
        <w:t xml:space="preserve"> 引言</w:t>
      </w:r>
    </w:p>
    <w:p w14:paraId="35DC7F8C">
      <w:pPr>
        <w:spacing w:line="300" w:lineRule="auto"/>
        <w:contextualSpacing/>
        <w:rPr>
          <w:rFonts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1</w:t>
      </w:r>
      <w:r>
        <w:rPr>
          <w:rFonts w:hint="eastAsia" w:ascii="Times New Roman" w:hAnsi="Times New Roman" w:eastAsia="宋体" w:cs="Times New Roman"/>
          <w:b/>
          <w:bCs/>
          <w:szCs w:val="24"/>
          <w14:ligatures w14:val="none"/>
        </w:rPr>
        <w:t>.1 所选文献信息</w:t>
      </w:r>
    </w:p>
    <w:p w14:paraId="35DC7F8D">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1</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文献信息表</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35DC7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8E">
            <w:pPr>
              <w:spacing w:line="360" w:lineRule="auto"/>
              <w:rPr>
                <w:rFonts w:ascii="Times New Roman" w:hAnsi="Times New Roman" w:eastAsia="宋体" w:cs="Times New Roman"/>
                <w:b/>
                <w:bCs/>
                <w:sz w:val="18"/>
                <w:szCs w:val="18"/>
              </w:rPr>
            </w:pPr>
            <w:r>
              <w:rPr>
                <w:rFonts w:ascii="Times New Roman" w:hAnsi="Times New Roman" w:eastAsia="宋体" w:cs="Times New Roman"/>
                <w:b/>
                <w:bCs/>
                <w:sz w:val="18"/>
                <w:szCs w:val="18"/>
              </w:rPr>
              <w:t>1 文献基本信息</w:t>
            </w:r>
          </w:p>
        </w:tc>
      </w:tr>
      <w:tr w14:paraId="35DC7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90">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所选文献</w:t>
            </w:r>
          </w:p>
        </w:tc>
        <w:tc>
          <w:tcPr>
            <w:tcW w:w="6222" w:type="dxa"/>
            <w:gridSpan w:val="3"/>
          </w:tcPr>
          <w:p w14:paraId="58A4B9C7">
            <w:pPr>
              <w:spacing w:line="360" w:lineRule="auto"/>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Tybur, J. M., Jones, B. C., DeBruine, L. M., Ackerman, J. M., &amp; Fasolt, V. (2020). Preregistered direct replication of “Sick body, vigilant mind: The biological immune system activates the behavioral immune system.” Psychological Science, 31(12), 1–9. </w:t>
            </w:r>
            <w:r>
              <w:rPr>
                <w:rFonts w:hint="eastAsia" w:ascii="Times New Roman" w:hAnsi="Times New Roman" w:eastAsia="宋体" w:cs="Times New Roman"/>
                <w:sz w:val="18"/>
                <w:szCs w:val="18"/>
              </w:rPr>
              <w:fldChar w:fldCharType="begin"/>
            </w:r>
            <w:r>
              <w:rPr>
                <w:rFonts w:hint="eastAsia" w:ascii="Times New Roman" w:hAnsi="Times New Roman" w:eastAsia="宋体" w:cs="Times New Roman"/>
                <w:sz w:val="18"/>
                <w:szCs w:val="18"/>
              </w:rPr>
              <w:instrText xml:space="preserve"> HYPERLINK "https://doi.org/10.1177/0956797620955209" </w:instrText>
            </w:r>
            <w:r>
              <w:rPr>
                <w:rFonts w:hint="eastAsia" w:ascii="Times New Roman" w:hAnsi="Times New Roman" w:eastAsia="宋体" w:cs="Times New Roman"/>
                <w:sz w:val="18"/>
                <w:szCs w:val="18"/>
              </w:rPr>
              <w:fldChar w:fldCharType="separate"/>
            </w:r>
            <w:r>
              <w:rPr>
                <w:rStyle w:val="6"/>
                <w:rFonts w:hint="eastAsia" w:ascii="Times New Roman" w:hAnsi="Times New Roman" w:eastAsia="宋体" w:cs="Times New Roman"/>
                <w:sz w:val="18"/>
                <w:szCs w:val="18"/>
              </w:rPr>
              <w:t>https://doi.org/10.1177/0956797620955209</w:t>
            </w:r>
            <w:r>
              <w:rPr>
                <w:rFonts w:hint="eastAsia" w:ascii="Times New Roman" w:hAnsi="Times New Roman" w:eastAsia="宋体" w:cs="Times New Roman"/>
                <w:sz w:val="18"/>
                <w:szCs w:val="18"/>
              </w:rPr>
              <w:fldChar w:fldCharType="end"/>
            </w:r>
          </w:p>
        </w:tc>
      </w:tr>
      <w:tr w14:paraId="35DC7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93">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数据来源</w:t>
            </w:r>
          </w:p>
        </w:tc>
        <w:tc>
          <w:tcPr>
            <w:tcW w:w="6222" w:type="dxa"/>
            <w:gridSpan w:val="3"/>
          </w:tcPr>
          <w:p w14:paraId="35DC7F94">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https://osf.io/k2dbf/</w:t>
            </w:r>
          </w:p>
        </w:tc>
      </w:tr>
      <w:tr w14:paraId="35DC7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96">
            <w:pPr>
              <w:spacing w:line="360" w:lineRule="auto"/>
              <w:rPr>
                <w:rFonts w:ascii="Times New Roman" w:hAnsi="Times New Roman" w:eastAsia="宋体" w:cs="Times New Roman"/>
                <w:b/>
                <w:bCs/>
                <w:sz w:val="18"/>
                <w:szCs w:val="18"/>
              </w:rPr>
            </w:pPr>
            <w:r>
              <w:rPr>
                <w:rFonts w:ascii="Times New Roman" w:hAnsi="Times New Roman" w:eastAsia="宋体" w:cs="Times New Roman"/>
                <w:b/>
                <w:bCs/>
                <w:sz w:val="18"/>
                <w:szCs w:val="18"/>
              </w:rPr>
              <w:t>2 文献选取</w:t>
            </w:r>
          </w:p>
        </w:tc>
      </w:tr>
      <w:tr w14:paraId="35DC7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98">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文献主题是否包含不止一篇研究</w:t>
            </w:r>
            <w:r>
              <w:rPr>
                <w:rFonts w:hint="eastAsia" w:ascii="Times New Roman" w:hAnsi="Times New Roman" w:eastAsia="宋体" w:cs="Times New Roman"/>
                <w:sz w:val="18"/>
                <w:szCs w:val="18"/>
              </w:rPr>
              <w:t>？</w:t>
            </w:r>
          </w:p>
        </w:tc>
        <w:tc>
          <w:tcPr>
            <w:tcW w:w="2074" w:type="dxa"/>
          </w:tcPr>
          <w:p w14:paraId="35DC7F99">
            <w:pPr>
              <w:pStyle w:val="7"/>
              <w:numPr>
                <w:ilvl w:val="0"/>
                <w:numId w:val="1"/>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是，</w:t>
            </w:r>
            <w:r>
              <w:rPr>
                <w:rFonts w:hint="eastAsia" w:ascii="Times New Roman" w:hAnsi="Times New Roman" w:eastAsia="宋体" w:cs="Times New Roman"/>
                <w:sz w:val="13"/>
                <w:szCs w:val="13"/>
              </w:rPr>
              <w:t>且</w:t>
            </w:r>
            <w:r>
              <w:rPr>
                <w:rFonts w:ascii="Times New Roman" w:hAnsi="Times New Roman" w:eastAsia="宋体" w:cs="Times New Roman"/>
                <w:sz w:val="13"/>
                <w:szCs w:val="13"/>
              </w:rPr>
              <w:t>包含元分析研究</w:t>
            </w:r>
          </w:p>
          <w:p w14:paraId="35DC7F9A">
            <w:pPr>
              <w:pStyle w:val="7"/>
              <w:numPr>
                <w:ilvl w:val="0"/>
                <w:numId w:val="1"/>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是，</w:t>
            </w:r>
            <w:r>
              <w:rPr>
                <w:rFonts w:hint="eastAsia" w:ascii="Times New Roman" w:hAnsi="Times New Roman" w:eastAsia="宋体" w:cs="Times New Roman"/>
                <w:sz w:val="13"/>
                <w:szCs w:val="13"/>
              </w:rPr>
              <w:t>但</w:t>
            </w:r>
            <w:r>
              <w:rPr>
                <w:rFonts w:ascii="Times New Roman" w:hAnsi="Times New Roman" w:eastAsia="宋体" w:cs="Times New Roman"/>
                <w:sz w:val="13"/>
                <w:szCs w:val="13"/>
              </w:rPr>
              <w:t>不包含元分析研究</w:t>
            </w:r>
          </w:p>
          <w:p w14:paraId="35DC7F9B">
            <w:pPr>
              <w:pStyle w:val="7"/>
              <w:numPr>
                <w:ilvl w:val="0"/>
                <w:numId w:val="2"/>
              </w:numPr>
              <w:spacing w:line="360" w:lineRule="auto"/>
              <w:ind w:left="420" w:leftChars="0" w:hanging="420"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否</w:t>
            </w:r>
          </w:p>
        </w:tc>
        <w:tc>
          <w:tcPr>
            <w:tcW w:w="2074" w:type="dxa"/>
          </w:tcPr>
          <w:p w14:paraId="35DC7F9C">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文献此前被其他研究者重复过</w:t>
            </w:r>
            <w:r>
              <w:rPr>
                <w:rFonts w:hint="eastAsia" w:ascii="Times New Roman" w:hAnsi="Times New Roman" w:eastAsia="宋体" w:cs="Times New Roman"/>
                <w:sz w:val="18"/>
                <w:szCs w:val="18"/>
              </w:rPr>
              <w:t>？</w:t>
            </w:r>
          </w:p>
        </w:tc>
        <w:tc>
          <w:tcPr>
            <w:tcW w:w="2074" w:type="dxa"/>
          </w:tcPr>
          <w:p w14:paraId="35DC7F9D">
            <w:pPr>
              <w:pStyle w:val="7"/>
              <w:numPr>
                <w:ilvl w:val="0"/>
                <w:numId w:val="1"/>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 xml:space="preserve">是(附上原文链接) </w:t>
            </w:r>
          </w:p>
          <w:p w14:paraId="35DC7F9E">
            <w:pPr>
              <w:pStyle w:val="7"/>
              <w:numPr>
                <w:ilvl w:val="0"/>
                <w:numId w:val="3"/>
              </w:numPr>
              <w:spacing w:line="360" w:lineRule="auto"/>
              <w:ind w:left="420" w:leftChars="0" w:hanging="420"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否</w:t>
            </w:r>
          </w:p>
        </w:tc>
      </w:tr>
      <w:tr w14:paraId="35DC7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A0">
            <w:pPr>
              <w:spacing w:line="360" w:lineRule="auto"/>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3 研究假设选取</w:t>
            </w:r>
          </w:p>
        </w:tc>
      </w:tr>
      <w:tr w14:paraId="35DC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A2">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重复的研究假设</w:t>
            </w:r>
          </w:p>
        </w:tc>
        <w:tc>
          <w:tcPr>
            <w:tcW w:w="6222" w:type="dxa"/>
            <w:gridSpan w:val="3"/>
          </w:tcPr>
          <w:p w14:paraId="35DC7FA3">
            <w:pPr>
              <w:spacing w:line="360" w:lineRule="auto"/>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eastAsia="zh-CN"/>
              </w:rPr>
              <w:t>检验Tybur等（2020）的核心统计结果：近期生病状态（近一周内生病vs.未生病）与面孔类型（毁容面孔vs.正常面孔）对注意偏向（点探测任务中不一致位置的反应时）的交互作用。</w:t>
            </w:r>
            <w:r>
              <w:rPr>
                <w:rFonts w:hint="eastAsia" w:ascii="Times New Roman" w:hAnsi="Times New Roman" w:eastAsia="宋体" w:cs="Times New Roman"/>
                <w:sz w:val="18"/>
                <w:szCs w:val="18"/>
                <w:lang w:val="en-US" w:eastAsia="zh-CN"/>
              </w:rPr>
              <w:t>原报告交互作用不显著。</w:t>
            </w:r>
          </w:p>
        </w:tc>
      </w:tr>
      <w:tr w14:paraId="35DC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A5">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重复的研究假设是否在其他研究中经过重复？</w:t>
            </w:r>
          </w:p>
        </w:tc>
        <w:tc>
          <w:tcPr>
            <w:tcW w:w="2074" w:type="dxa"/>
          </w:tcPr>
          <w:p w14:paraId="35DC7FA6">
            <w:pPr>
              <w:pStyle w:val="7"/>
              <w:numPr>
                <w:ilvl w:val="0"/>
                <w:numId w:val="1"/>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 xml:space="preserve">是(附上原文链接) </w:t>
            </w:r>
          </w:p>
          <w:p w14:paraId="35DC7FA7">
            <w:pPr>
              <w:pStyle w:val="7"/>
              <w:numPr>
                <w:ilvl w:val="0"/>
                <w:numId w:val="4"/>
              </w:numPr>
              <w:spacing w:line="360" w:lineRule="auto"/>
              <w:ind w:left="420" w:leftChars="0" w:hanging="420"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否</w:t>
            </w:r>
          </w:p>
        </w:tc>
        <w:tc>
          <w:tcPr>
            <w:tcW w:w="2074" w:type="dxa"/>
          </w:tcPr>
          <w:p w14:paraId="35DC7FA8">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文献共几个实验，重复的研究假设是第几个实验中的？</w:t>
            </w:r>
          </w:p>
        </w:tc>
        <w:tc>
          <w:tcPr>
            <w:tcW w:w="2074" w:type="dxa"/>
          </w:tcPr>
          <w:p w14:paraId="35DC7FA9">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Tybur等（2020）为一篇单一的预注册复制研究报告，不包含多个子实验。其检验的是Miller &amp; Maner（2011）的研究1。</w:t>
            </w:r>
          </w:p>
        </w:tc>
      </w:tr>
      <w:tr w14:paraId="35DC7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AB">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选择该假设的原因</w:t>
            </w:r>
          </w:p>
        </w:tc>
        <w:tc>
          <w:tcPr>
            <w:tcW w:w="6222" w:type="dxa"/>
            <w:gridSpan w:val="3"/>
          </w:tcPr>
          <w:p w14:paraId="35DC7FAC">
            <w:pPr>
              <w:spacing w:line="360" w:lineRule="auto"/>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1.复制文献的可行性较高，作者在</w:t>
            </w:r>
            <w:del w:id="1" w:author="Claude" w:date="2026-06-19T00:00:00Z">
              <w:r>
                <w:rPr>
                  <w:rFonts w:hint="eastAsia" w:ascii="Times New Roman" w:hAnsi="Times New Roman" w:eastAsia="宋体" w:cs="Times New Roman"/>
                  <w:sz w:val="18"/>
                  <w:szCs w:val="18"/>
                  <w:lang w:val="en-US" w:eastAsia="zh-CN"/>
                </w:rPr>
                <w:delText>2.</w:delText>
              </w:r>
            </w:del>
            <w:r>
              <w:rPr>
                <w:rFonts w:hint="eastAsia" w:ascii="Times New Roman" w:hAnsi="Times New Roman" w:eastAsia="宋体" w:cs="Times New Roman"/>
                <w:sz w:val="18"/>
                <w:szCs w:val="18"/>
                <w:lang w:val="en-US" w:eastAsia="zh-CN"/>
              </w:rPr>
              <w:t>OSF平台上公开了全部原始数据和分析代码（R语言）</w:t>
            </w:r>
          </w:p>
          <w:p w14:paraId="37F18AE9">
            <w:pPr>
              <w:spacing w:line="360" w:lineRule="auto"/>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2.该假设的检验结果通过明确的统计量呈现，且原始报告提供了完整的描述性统计（各组的均值、标准差、样本量），便于进行精确的计算复现。</w:t>
            </w:r>
          </w:p>
        </w:tc>
      </w:tr>
      <w:tr w14:paraId="35DC7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AE">
            <w:pPr>
              <w:spacing w:line="360" w:lineRule="auto"/>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4 数据集选取</w:t>
            </w:r>
          </w:p>
        </w:tc>
      </w:tr>
      <w:tr w14:paraId="35DC7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B0">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是否采用原始数据？</w:t>
            </w:r>
          </w:p>
        </w:tc>
        <w:tc>
          <w:tcPr>
            <w:tcW w:w="2074" w:type="dxa"/>
          </w:tcPr>
          <w:p w14:paraId="35DC7FB1">
            <w:pPr>
              <w:pStyle w:val="7"/>
              <w:numPr>
                <w:ilvl w:val="0"/>
                <w:numId w:val="4"/>
              </w:numPr>
              <w:spacing w:line="360" w:lineRule="auto"/>
              <w:ind w:left="420" w:leftChars="0" w:hanging="420"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是</w:t>
            </w:r>
          </w:p>
          <w:p w14:paraId="35DC7FB2">
            <w:pPr>
              <w:pStyle w:val="7"/>
              <w:numPr>
                <w:ilvl w:val="0"/>
                <w:numId w:val="1"/>
              </w:numPr>
              <w:spacing w:line="360" w:lineRule="auto"/>
              <w:ind w:firstLineChars="0"/>
              <w:jc w:val="left"/>
              <w:rPr>
                <w:rFonts w:ascii="Times New Roman" w:hAnsi="Times New Roman" w:eastAsia="宋体" w:cs="Times New Roman"/>
                <w:sz w:val="13"/>
                <w:szCs w:val="13"/>
              </w:rPr>
            </w:pPr>
            <w:r>
              <w:rPr>
                <w:rFonts w:hint="eastAsia" w:ascii="Times New Roman" w:hAnsi="Times New Roman" w:eastAsia="宋体" w:cs="Times New Roman"/>
                <w:sz w:val="13"/>
                <w:szCs w:val="13"/>
              </w:rPr>
              <w:t>否</w:t>
            </w:r>
          </w:p>
        </w:tc>
        <w:tc>
          <w:tcPr>
            <w:tcW w:w="2074" w:type="dxa"/>
          </w:tcPr>
          <w:p w14:paraId="35DC7FB3">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是否对样本量进行修改？</w:t>
            </w:r>
          </w:p>
        </w:tc>
        <w:tc>
          <w:tcPr>
            <w:tcW w:w="2074" w:type="dxa"/>
          </w:tcPr>
          <w:p w14:paraId="35DC7FB4">
            <w:pPr>
              <w:pStyle w:val="7"/>
              <w:numPr>
                <w:ilvl w:val="0"/>
                <w:numId w:val="1"/>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是</w:t>
            </w:r>
            <w:r>
              <w:rPr>
                <w:rFonts w:hint="eastAsia" w:ascii="Times New Roman" w:hAnsi="Times New Roman" w:eastAsia="宋体" w:cs="Times New Roman"/>
                <w:sz w:val="13"/>
                <w:szCs w:val="13"/>
              </w:rPr>
              <w:t>(说明原因)</w:t>
            </w:r>
          </w:p>
          <w:p w14:paraId="35DC7FB5">
            <w:pPr>
              <w:pStyle w:val="7"/>
              <w:numPr>
                <w:ilvl w:val="0"/>
                <w:numId w:val="5"/>
              </w:numPr>
              <w:spacing w:line="360" w:lineRule="auto"/>
              <w:ind w:left="420" w:leftChars="0" w:hanging="420" w:firstLineChars="0"/>
              <w:jc w:val="left"/>
              <w:rPr>
                <w:rFonts w:ascii="Times New Roman" w:hAnsi="Times New Roman" w:eastAsia="宋体" w:cs="Times New Roman"/>
                <w:sz w:val="13"/>
                <w:szCs w:val="13"/>
              </w:rPr>
            </w:pPr>
            <w:r>
              <w:rPr>
                <w:rFonts w:hint="eastAsia" w:ascii="Times New Roman" w:hAnsi="Times New Roman" w:eastAsia="宋体" w:cs="Times New Roman"/>
                <w:sz w:val="13"/>
                <w:szCs w:val="13"/>
              </w:rPr>
              <w:t>否</w:t>
            </w:r>
          </w:p>
        </w:tc>
      </w:tr>
      <w:tr w14:paraId="35DC7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B7">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若修改，报告原文样本量大小和修改后的样本量大小</w:t>
            </w:r>
          </w:p>
        </w:tc>
        <w:tc>
          <w:tcPr>
            <w:tcW w:w="2074" w:type="dxa"/>
          </w:tcPr>
          <w:p w14:paraId="35DC7FB8">
            <w:pPr>
              <w:spacing w:line="360" w:lineRule="auto"/>
              <w:rPr>
                <w:rFonts w:ascii="Times New Roman" w:hAnsi="Times New Roman" w:eastAsia="宋体" w:cs="Times New Roman"/>
                <w:sz w:val="18"/>
                <w:szCs w:val="18"/>
              </w:rPr>
            </w:pPr>
          </w:p>
        </w:tc>
        <w:tc>
          <w:tcPr>
            <w:tcW w:w="2074" w:type="dxa"/>
          </w:tcPr>
          <w:p w14:paraId="35DC7FB9">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若修改，报告使用 G-power 计算的修改后的样本量对应的效应量</w:t>
            </w:r>
          </w:p>
        </w:tc>
        <w:tc>
          <w:tcPr>
            <w:tcW w:w="2074" w:type="dxa"/>
          </w:tcPr>
          <w:p w14:paraId="35DC7FBA">
            <w:pPr>
              <w:spacing w:line="360" w:lineRule="auto"/>
              <w:rPr>
                <w:rFonts w:ascii="Times New Roman" w:hAnsi="Times New Roman" w:eastAsia="宋体" w:cs="Times New Roman"/>
                <w:sz w:val="18"/>
                <w:szCs w:val="18"/>
              </w:rPr>
            </w:pPr>
          </w:p>
        </w:tc>
      </w:tr>
    </w:tbl>
    <w:p w14:paraId="35DC7FBC">
      <w:pPr>
        <w:spacing w:line="300" w:lineRule="auto"/>
        <w:ind w:firstLine="422"/>
        <w:contextualSpacing/>
        <w:rPr>
          <w:rFonts w:ascii="Times New Roman" w:hAnsi="Times New Roman" w:eastAsia="宋体" w:cs="Times New Roman"/>
          <w:b/>
          <w:bCs/>
          <w:szCs w:val="24"/>
          <w14:ligatures w14:val="none"/>
        </w:rPr>
      </w:pPr>
    </w:p>
    <w:p w14:paraId="35DC7FBD">
      <w:pPr>
        <w:spacing w:line="300" w:lineRule="auto"/>
        <w:contextualSpacing/>
        <w:rPr>
          <w:rFonts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1</w:t>
      </w:r>
      <w:r>
        <w:rPr>
          <w:rFonts w:hint="eastAsia" w:ascii="Times New Roman" w:hAnsi="Times New Roman" w:eastAsia="宋体" w:cs="Times New Roman"/>
          <w:b/>
          <w:bCs/>
          <w:szCs w:val="24"/>
          <w14:ligatures w14:val="none"/>
        </w:rPr>
        <w:t>.2 文献介绍</w:t>
      </w:r>
    </w:p>
    <w:p w14:paraId="35DC7FBE">
      <w:pPr>
        <w:spacing w:line="300" w:lineRule="auto"/>
        <w:rPr>
          <w:rFonts w:hint="eastAsia" w:ascii="Times New Roman" w:hAnsi="Times New Roman" w:eastAsia="宋体" w:cs="Times New Roman"/>
          <w:b/>
          <w:bCs/>
          <w:szCs w:val="24"/>
          <w:lang w:val="en-US" w:eastAsia="zh-CN"/>
          <w14:ligatures w14:val="none"/>
        </w:rPr>
      </w:pPr>
      <w:r>
        <w:rPr>
          <w:rFonts w:hint="eastAsia" w:ascii="Times New Roman" w:hAnsi="Times New Roman" w:eastAsia="宋体" w:cs="Times New Roman"/>
          <w:b/>
          <w:bCs/>
          <w:szCs w:val="24"/>
          <w:lang w:val="en-US" w:eastAsia="zh-CN"/>
          <w14:ligatures w14:val="none"/>
        </w:rPr>
        <w:t>1.2.1 研究背景</w:t>
      </w:r>
    </w:p>
    <w:p w14:paraId="158A0B6F">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default" w:ascii="Times New Roman" w:hAnsi="Times New Roman" w:eastAsia="宋体" w:cs="Times New Roman"/>
          <w:szCs w:val="24"/>
          <w:lang w:val="en-US" w:eastAsia="zh-CN"/>
          <w14:ligatures w14:val="none"/>
        </w:rPr>
      </w:pPr>
      <w:r>
        <w:rPr>
          <w:rFonts w:hint="default" w:ascii="Times New Roman" w:hAnsi="Times New Roman" w:eastAsia="宋体" w:cs="Times New Roman"/>
          <w:szCs w:val="24"/>
          <w:lang w:val="en-US" w:eastAsia="zh-CN"/>
          <w14:ligatures w14:val="none"/>
        </w:rPr>
        <w:t>人类和许多动物一样，进化出了一系列行为适应机制（即“行为免疫系统”），用于识别和避免病原体相关的刺激。一个核心理论假设（免疫妥协假说）认为，当个体的免疫抵抗能力暂时下降时（如近期生病），其行为免疫系统会增强，表现为对疾病相关线索更敏感。</w:t>
      </w:r>
      <w:r>
        <w:rPr>
          <w:rFonts w:hint="eastAsia" w:ascii="Times New Roman" w:hAnsi="Times New Roman" w:eastAsia="宋体" w:cs="Times New Roman"/>
          <w:szCs w:val="24"/>
          <w:lang w:val="en-US" w:eastAsia="zh-CN"/>
          <w14:ligatures w14:val="none"/>
        </w:rPr>
        <w:t>早期的研究大多是用特殊人群或者个体差异来进行研究，通过间接或者不干净的代理变量来代表“免疫抵抗能力”。这些变量虽然与免疫功能有一定关联，但是存在大量混杂因素，难以建立因果关系。</w:t>
      </w:r>
      <w:r>
        <w:rPr>
          <w:rFonts w:hint="default" w:ascii="Times New Roman" w:hAnsi="Times New Roman" w:eastAsia="宋体" w:cs="Times New Roman"/>
          <w:szCs w:val="24"/>
          <w:lang w:val="en-US" w:eastAsia="zh-CN"/>
          <w14:ligatures w14:val="none"/>
        </w:rPr>
        <w:t>Miller和Maner（2011）研究</w:t>
      </w:r>
      <w:r>
        <w:rPr>
          <w:rFonts w:hint="eastAsia" w:ascii="Times New Roman" w:hAnsi="Times New Roman" w:eastAsia="宋体" w:cs="Times New Roman"/>
          <w:szCs w:val="24"/>
          <w:lang w:val="en-US" w:eastAsia="zh-CN"/>
          <w14:ligatures w14:val="none"/>
        </w:rPr>
        <w:t>提出了一种更干净、更直接的代理变量：近期生病经历。研究</w:t>
      </w:r>
      <w:r>
        <w:rPr>
          <w:rFonts w:hint="default" w:ascii="Times New Roman" w:hAnsi="Times New Roman" w:eastAsia="宋体" w:cs="Times New Roman"/>
          <w:szCs w:val="24"/>
          <w:lang w:val="en-US" w:eastAsia="zh-CN"/>
          <w14:ligatures w14:val="none"/>
        </w:rPr>
        <w:t>发现，近期生病的个体对畸形面孔（疾病线索）表现出更强的注意偏向，该结果被广泛引用为支持该假说的关键证据。然而，后续多项大样本研究未能重复类似效应。为检验该发现的稳定性，Tybur等人（2020）对Miller和Maner（2011）的实验进行了预注册的直接复制，采用更大的样本和相同的实验范式，重新检验近期生病是否增强对畸形面孔的注意偏向，同时探索注意偏向与厌恶敏感性等自我报告测量之间的关系。</w:t>
      </w:r>
    </w:p>
    <w:p w14:paraId="211A169B">
      <w:pPr>
        <w:spacing w:line="300" w:lineRule="auto"/>
        <w:rPr>
          <w:rFonts w:hint="eastAsia" w:ascii="Times New Roman" w:hAnsi="Times New Roman" w:eastAsia="宋体" w:cs="Times New Roman"/>
          <w:b/>
          <w:bCs/>
          <w:szCs w:val="24"/>
          <w:lang w:val="en-US" w:eastAsia="zh-CN"/>
          <w14:ligatures w14:val="none"/>
        </w:rPr>
      </w:pPr>
      <w:r>
        <w:rPr>
          <w:rFonts w:hint="eastAsia" w:ascii="Times New Roman" w:hAnsi="Times New Roman" w:eastAsia="宋体" w:cs="Times New Roman"/>
          <w:b/>
          <w:bCs/>
          <w:szCs w:val="24"/>
          <w:lang w:val="en-US" w:eastAsia="zh-CN"/>
          <w14:ligatures w14:val="none"/>
        </w:rPr>
        <w:t>1.2.2 主要研究问题及假设</w:t>
      </w:r>
    </w:p>
    <w:p w14:paraId="496941EA">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eastAsia="等线"/>
          <w:lang w:eastAsia="zh-CN"/>
        </w:rPr>
      </w:pPr>
      <w:r>
        <w:rPr>
          <w:rFonts w:hint="eastAsia" w:ascii="Times New Roman" w:hAnsi="Times New Roman" w:eastAsia="宋体" w:cs="Times New Roman"/>
          <w:szCs w:val="24"/>
          <w:lang w:val="en-US" w:eastAsia="zh-CN"/>
          <w14:ligatures w14:val="none"/>
        </w:rPr>
        <w:t>本研究基于行为免疫系统（Behavioral Immune System, BIS）理论，围绕核心研究问题展开：近期生病的个体是否对疾病线索（畸形面孔）表现出更强的注意偏向？该问题可具体拆解为三个方面：一是验证畸形面孔能否普遍吸引更多注意力；二是考察近期生病经历是否会放大这种注意偏向；三是检验近期生病个体的自我报告病原体敏感度指标是否更高。</w:t>
      </w:r>
    </w:p>
    <w:p w14:paraId="0E6D6645">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针对上述问题，研究提出如下假设：首先，通过2（面孔类型：畸形vs正常，组内）×2（生病状态：近期生病vs健康对照，组间）混合方差分析，检验面孔类型主效应（H1a：畸形面孔反应时更长）、生病状态主效应（H1b：近期生病组反应时更长），以及二者的交互效应（H1c——核心假设：近期生病者对畸形面孔的注意偏向强于健康对照者）；若交互效应不显著，则进一步通过TOST等价检验，确认其是否在dz=±0.35边界内等价于零（H1d）。随后，分别对近期生病组和健康对照组进行配对t检验，考察两组各自是否存在对畸形面孔的注意偏向（简单效应分析）。此外，研究将分类自变量替换为连续测量的生病时间（recency.z），检验其与面孔类型的交互效应是否同样不显著。在个体差异层面，研究假设近期生病组在感知易感性（PVDpi）、病原体厌恶（PVDga）、病原体厌恶（pd）及图片厌恶（img）四类自我报告指标上的得分均高于健康对照组（H2a–H2d），并通过独立t检验和Pearson相关分析，分别检验分类和连续测量方式下生病时间与上述指标的关系（H3a–H3d）。</w:t>
      </w:r>
    </w:p>
    <w:p w14:paraId="0367B866">
      <w:pPr>
        <w:spacing w:line="300" w:lineRule="auto"/>
        <w:rPr>
          <w:rFonts w:hint="eastAsia" w:ascii="Times New Roman" w:hAnsi="Times New Roman" w:eastAsia="宋体" w:cs="Times New Roman"/>
          <w:b/>
          <w:bCs/>
          <w:szCs w:val="24"/>
          <w:lang w:val="en-US" w:eastAsia="zh-CN"/>
          <w14:ligatures w14:val="none"/>
        </w:rPr>
      </w:pPr>
      <w:r>
        <w:rPr>
          <w:rFonts w:hint="eastAsia" w:ascii="Times New Roman" w:hAnsi="Times New Roman" w:eastAsia="宋体" w:cs="Times New Roman"/>
          <w:b/>
          <w:bCs/>
          <w:szCs w:val="24"/>
          <w:lang w:val="en-US" w:eastAsia="zh-CN"/>
          <w14:ligatures w14:val="none"/>
        </w:rPr>
        <w:t>1.2.3 研究结果</w:t>
      </w:r>
    </w:p>
    <w:p w14:paraId="3CDDB4AA">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为考察近期生病经历是否会增强个体对疾病相关线索的注意力偏向，本研究计算了近期生病组与未生病组在点探测任务中的注意力偏向分数（即畸形面孔与正常面孔的反应时之差），并将该分数分别与自我报告的感知易感性、病菌厌恶、病原体厌恶敏感性及Curtis图片厌恶评分进行相关分析。结果显示：在分类生病状态分析中，注意力偏向仅与感知易感性无显著相关（</w:t>
      </w:r>
      <w:r>
        <w:rPr>
          <w:rFonts w:hint="eastAsia" w:ascii="Times New Roman" w:hAnsi="Times New Roman" w:eastAsia="宋体" w:cs="Times New Roman"/>
          <w:i/>
          <w:iCs/>
          <w:szCs w:val="24"/>
          <w:lang w:val="en-US" w:eastAsia="zh-CN"/>
          <w14:ligatures w14:val="none"/>
        </w:rPr>
        <w:t>r=−0.02，p=0.691</w:t>
      </w:r>
      <w:r>
        <w:rPr>
          <w:rFonts w:hint="eastAsia" w:ascii="Times New Roman" w:hAnsi="Times New Roman" w:eastAsia="宋体" w:cs="Times New Roman"/>
          <w:szCs w:val="24"/>
          <w:lang w:val="en-US" w:eastAsia="zh-CN"/>
          <w14:ligatures w14:val="none"/>
        </w:rPr>
        <w:t>），与其他变量的相关均未达到预注册的显著性阈值（</w:t>
      </w:r>
      <w:r>
        <w:rPr>
          <w:rFonts w:hint="eastAsia" w:ascii="Times New Roman" w:hAnsi="Times New Roman" w:eastAsia="宋体" w:cs="Times New Roman"/>
          <w:i/>
          <w:iCs/>
          <w:szCs w:val="24"/>
          <w:lang w:val="en-US" w:eastAsia="zh-CN"/>
          <w14:ligatures w14:val="none"/>
        </w:rPr>
        <w:t>α=0.025</w:t>
      </w:r>
      <w:r>
        <w:rPr>
          <w:rFonts w:hint="eastAsia" w:ascii="Times New Roman" w:hAnsi="Times New Roman" w:eastAsia="宋体" w:cs="Times New Roman"/>
          <w:szCs w:val="24"/>
          <w:lang w:val="en-US" w:eastAsia="zh-CN"/>
          <w14:ligatures w14:val="none"/>
        </w:rPr>
        <w:t>）；在连续生病状态分析中，同样未发现注意力偏向与任何自我报告测量指标之间存在显著相关。值得注意的是，所有参与者均表现出对畸形面孔的显著注意力偏向（近期生病组：</w:t>
      </w:r>
      <w:r>
        <w:rPr>
          <w:rFonts w:hint="eastAsia" w:ascii="Times New Roman" w:hAnsi="Times New Roman" w:eastAsia="宋体" w:cs="Times New Roman"/>
          <w:i/>
          <w:iCs/>
          <w:szCs w:val="24"/>
          <w:lang w:val="en-US" w:eastAsia="zh-CN"/>
          <w14:ligatures w14:val="none"/>
        </w:rPr>
        <w:t>15.71 ms，p=0.006</w:t>
      </w:r>
      <w:r>
        <w:rPr>
          <w:rFonts w:hint="eastAsia" w:ascii="Times New Roman" w:hAnsi="Times New Roman" w:eastAsia="宋体" w:cs="Times New Roman"/>
          <w:szCs w:val="24"/>
          <w:lang w:val="en-US" w:eastAsia="zh-CN"/>
          <w14:ligatures w14:val="none"/>
        </w:rPr>
        <w:t>；未生病组：</w:t>
      </w:r>
      <w:r>
        <w:rPr>
          <w:rFonts w:hint="eastAsia" w:ascii="Times New Roman" w:hAnsi="Times New Roman" w:eastAsia="宋体" w:cs="Times New Roman"/>
          <w:i/>
          <w:iCs/>
          <w:szCs w:val="24"/>
          <w:lang w:val="en-US" w:eastAsia="zh-CN"/>
          <w14:ligatures w14:val="none"/>
        </w:rPr>
        <w:t>7.51 ms，p=0.02</w:t>
      </w:r>
      <w:r>
        <w:rPr>
          <w:rFonts w:hint="eastAsia" w:ascii="Times New Roman" w:hAnsi="Times New Roman" w:eastAsia="宋体" w:cs="Times New Roman"/>
          <w:szCs w:val="24"/>
          <w:lang w:val="en-US" w:eastAsia="zh-CN"/>
          <w14:ligatures w14:val="none"/>
        </w:rPr>
        <w:t>），但两组之间的偏向程度无显著差异（交互作用(</w:t>
      </w:r>
      <w:r>
        <w:rPr>
          <w:rFonts w:hint="eastAsia" w:ascii="Times New Roman" w:hAnsi="Times New Roman" w:eastAsia="宋体" w:cs="Times New Roman"/>
          <w:i/>
          <w:iCs/>
          <w:szCs w:val="24"/>
          <w:lang w:val="en-US" w:eastAsia="zh-CN"/>
          <w14:ligatures w14:val="none"/>
        </w:rPr>
        <w:t>F</w:t>
      </w:r>
      <w:r>
        <w:rPr>
          <w:rFonts w:hint="eastAsia" w:ascii="Times New Roman" w:hAnsi="Times New Roman" w:eastAsia="宋体" w:cs="Times New Roman"/>
          <w:i/>
          <w:iCs/>
          <w:szCs w:val="24"/>
          <w:vertAlign w:val="subscript"/>
          <w:lang w:val="en-US" w:eastAsia="zh-CN"/>
          <w14:ligatures w14:val="none"/>
        </w:rPr>
        <w:t>(1,400)</w:t>
      </w:r>
      <w:r>
        <w:rPr>
          <w:rFonts w:hint="eastAsia" w:ascii="Times New Roman" w:hAnsi="Times New Roman" w:eastAsia="宋体" w:cs="Times New Roman"/>
          <w:i/>
          <w:iCs/>
          <w:szCs w:val="24"/>
          <w:lang w:val="en-US" w:eastAsia="zh-CN"/>
          <w14:ligatures w14:val="none"/>
        </w:rPr>
        <w:t>=1.87，p=0.173，ηp²=0.005</w:t>
      </w:r>
      <w:r>
        <w:rPr>
          <w:rFonts w:hint="eastAsia" w:ascii="Times New Roman" w:hAnsi="Times New Roman" w:eastAsia="宋体" w:cs="Times New Roman"/>
          <w:szCs w:val="24"/>
          <w:lang w:val="en-US" w:eastAsia="zh-CN"/>
          <w14:ligatures w14:val="none"/>
        </w:rPr>
        <w:t>）。等价检验进一步表明，本研究的效应量（</w:t>
      </w:r>
      <w:r>
        <w:rPr>
          <w:rFonts w:hint="eastAsia" w:ascii="Times New Roman" w:hAnsi="Times New Roman" w:eastAsia="宋体" w:cs="Times New Roman"/>
          <w:i/>
          <w:iCs/>
          <w:szCs w:val="24"/>
          <w:lang w:val="en-US" w:eastAsia="zh-CN"/>
          <w14:ligatures w14:val="none"/>
        </w:rPr>
        <w:t>dz=−0.14，90% CI=[−0.31, −0.04]</w:t>
      </w:r>
      <w:r>
        <w:rPr>
          <w:rFonts w:hint="eastAsia" w:ascii="Times New Roman" w:hAnsi="Times New Roman" w:eastAsia="宋体" w:cs="Times New Roman"/>
          <w:szCs w:val="24"/>
          <w:lang w:val="en-US" w:eastAsia="zh-CN"/>
          <w14:ligatures w14:val="none"/>
        </w:rPr>
        <w:t>）显著小于原研究以33%统计力所能检测到的最小效应（</w:t>
      </w:r>
      <w:r>
        <w:rPr>
          <w:rFonts w:hint="eastAsia" w:ascii="Times New Roman" w:hAnsi="Times New Roman" w:eastAsia="宋体" w:cs="Times New Roman"/>
          <w:i/>
          <w:iCs/>
          <w:szCs w:val="24"/>
          <w:lang w:val="en-US" w:eastAsia="zh-CN"/>
          <w14:ligatures w14:val="none"/>
        </w:rPr>
        <w:t>dz=0.35</w:t>
      </w:r>
      <w:r>
        <w:rPr>
          <w:rFonts w:hint="eastAsia" w:ascii="Times New Roman" w:hAnsi="Times New Roman" w:eastAsia="宋体" w:cs="Times New Roman"/>
          <w:szCs w:val="24"/>
          <w:lang w:val="en-US" w:eastAsia="zh-CN"/>
          <w14:ligatures w14:val="none"/>
        </w:rPr>
        <w:t>），支持“无实际意义效应”的判断。这一结果表明，Miller和Maner（2011）的核心发现未能被复制：近期生病并未增强个体对畸形面孔的注意力偏向；注意力偏向与自我报告的厌恶敏感性之间无显著相关，提示不同测量方式可能反映了行为免疫系统的不同成分。</w:t>
      </w:r>
    </w:p>
    <w:p w14:paraId="479193EC">
      <w:pPr>
        <w:spacing w:line="300" w:lineRule="auto"/>
        <w:rPr>
          <w:rFonts w:hint="eastAsia" w:ascii="Times New Roman" w:hAnsi="Times New Roman" w:eastAsia="宋体" w:cs="Times New Roman"/>
          <w:b/>
          <w:bCs/>
          <w:szCs w:val="24"/>
          <w:lang w:val="en-US" w:eastAsia="zh-CN"/>
          <w14:ligatures w14:val="none"/>
        </w:rPr>
      </w:pPr>
      <w:del w:id="2" w:author="Claude" w:date="2026-06-19T00:00:00Z">
        <w:r>
          <w:rPr>
            <w:rFonts w:hint="eastAsia" w:ascii="Times New Roman" w:hAnsi="Times New Roman" w:eastAsia="宋体" w:cs="Times New Roman"/>
            <w:b/>
            <w:bCs/>
            <w:szCs w:val="24"/>
            <w:lang w:val="en-US" w:eastAsia="zh-CN"/>
            <w14:ligatures w14:val="none"/>
          </w:rPr>
          <w:delText>1.2.5 研究讨论</w:delText>
        </w:r>
      </w:del>
      <w:ins w:id="3" w:author="Claude" w:date="2026-06-19T00:00:00Z">
        <w:r>
          <w:rPr>
            <w:rFonts w:hint="eastAsia" w:ascii="Times New Roman" w:hAnsi="Times New Roman" w:eastAsia="宋体" w:cs="Times New Roman"/>
            <w:b/>
            <w:bCs/>
            <w:szCs w:val="24"/>
            <w:lang w:val="en-US" w:eastAsia="zh-CN"/>
            <w14:ligatures w14:val="none"/>
          </w:rPr>
          <w:t>1.2.4 研究讨论</w:t>
        </w:r>
      </w:ins>
    </w:p>
    <w:p w14:paraId="026641E4">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Miller 和 Maner（2011）的研究长期以来被视为支持“免疫抵抗能力下降会增强病原体回避动机”这一假设的关键证据。然而，本研究结果对这一解释提出了挑战，可能原因如下：首先，原研究样本量较小（</w:t>
      </w:r>
      <w:del w:id="4" w:author="Claude" w:date="2026-06-19T00:00:00Z">
        <w:r>
          <w:rPr>
            <w:rFonts w:hint="eastAsia" w:ascii="Times New Roman" w:hAnsi="Times New Roman" w:eastAsia="宋体" w:cs="Times New Roman"/>
            <w:i/>
            <w:iCs/>
            <w:szCs w:val="24"/>
            <w:lang w:val="en-US" w:eastAsia="zh-CN"/>
            <w14:ligatures w14:val="none"/>
          </w:rPr>
          <w:delText>N=94</w:delText>
        </w:r>
      </w:del>
      <w:ins w:id="5" w:author="Claude" w:date="2026-06-19T00:00:00Z">
        <w:r>
          <w:rPr>
            <w:rFonts w:hint="eastAsia" w:ascii="Times New Roman" w:hAnsi="Times New Roman" w:eastAsia="宋体" w:cs="Times New Roman"/>
            <w:i/>
            <w:iCs/>
            <w:szCs w:val="24"/>
            <w:lang w:val="en-US" w:eastAsia="zh-CN"/>
            <w14:ligatures w14:val="none"/>
          </w:rPr>
          <w:t>N=96，分析样本94</w:t>
        </w:r>
      </w:ins>
      <w:r>
        <w:rPr>
          <w:rFonts w:hint="eastAsia" w:ascii="Times New Roman" w:hAnsi="Times New Roman" w:eastAsia="宋体" w:cs="Times New Roman"/>
          <w:szCs w:val="24"/>
          <w:lang w:val="en-US" w:eastAsia="zh-CN"/>
          <w14:ligatures w14:val="none"/>
        </w:rPr>
        <w:t>），效应量估计可能不稳定；小样本研究更易受抽样变异影响，可能导致效应被高估（Ioannidis，2005）。其次，“近期生病”作为免疫抵抗指标存在局限性：自报的感冒或流感经历不等同于客观免疫抵抗能力，个体对“生病”的主观回忆可能存在偏差，且感冒症状严重程度、病原体类型等异质性因素未得到控制。最后，点探测任务本身存在心理测量学缺陷，其重测信度较低，尤其在个体差异研究中表现不佳（Parsons et al.，2019），更适合测量状态性注意波动而非稳定的个体差异。</w:t>
      </w:r>
    </w:p>
    <w:p w14:paraId="691363A1">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此外，本研究还有一项重要发现：行为测量（点探测任务）与自我报告测量（如厌恶敏感性、病菌厌恶）之间几乎无相关性。其中，注意力偏向与病原体厌恶敏感性的相关系数介于−0.01至−0.11之间，与病菌厌恶的相关系数为−0.02；相比之下，病原体厌恶敏感性与Curtis图片厌恶评分的相关系数则高达0.53至0.60。这一结果表明，行为免疫系统或许并非单一、统一的构念，而是由多个相对独立的子系统构成的模块化系统，涵盖隐性或自动层面（如注意力偏向、生理反应）与显性或反思层面（如自我报告的厌恶评价）。这一观点与Gangestad和Grebe（2014）的主张一致——行为免疫系统的不同组件对免疫状态变化的敏感性可能存在差异。同时，本研究的结果也与近年来行为免疫领域的一系列大样本研究结果一致。</w:t>
      </w:r>
    </w:p>
    <w:p w14:paraId="0199C4ED">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default" w:ascii="Times New Roman" w:hAnsi="Times New Roman" w:eastAsia="宋体" w:cs="Times New Roman"/>
          <w:szCs w:val="24"/>
          <w:lang w:val="en-US" w:eastAsia="zh-CN"/>
          <w14:ligatures w14:val="none"/>
        </w:rPr>
      </w:pPr>
      <w:r>
        <w:rPr>
          <w:rFonts w:hint="default" w:ascii="Times New Roman" w:hAnsi="Times New Roman" w:eastAsia="宋体" w:cs="Times New Roman"/>
          <w:szCs w:val="24"/>
          <w:lang w:val="en-US" w:eastAsia="zh-CN"/>
          <w14:ligatures w14:val="none"/>
        </w:rPr>
        <w:t>尽管本研究具有多项优势（预注册、大样本、直接复制、实验者盲法），但仍存在以下局限。第一，“近期生病”的操作定义不够精确，自报的感冒或流感缺乏客观验证，且未测量具体的免疫指标（如细胞因子水平、NK细胞活性）。第二，点探测任务的心理测量学局限可能限制了检测个体差异的能力。第三，本研究仅包含18至30岁的大学生样本，结果向其他年龄层、文化背景的推广性有限</w:t>
      </w:r>
      <w:r>
        <w:rPr>
          <w:rFonts w:hint="eastAsia" w:ascii="Times New Roman" w:hAnsi="Times New Roman" w:eastAsia="宋体" w:cs="Times New Roman"/>
          <w:szCs w:val="24"/>
          <w:lang w:val="en-US" w:eastAsia="zh-CN"/>
          <w14:ligatures w14:val="none"/>
        </w:rPr>
        <w:t>。</w:t>
      </w:r>
    </w:p>
    <w:p w14:paraId="1CD6ABC5">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default" w:ascii="Times New Roman" w:hAnsi="Times New Roman" w:eastAsia="宋体" w:cs="Times New Roman"/>
          <w:szCs w:val="24"/>
          <w:lang w:val="en-US" w:eastAsia="zh-CN"/>
          <w14:ligatures w14:val="none"/>
        </w:rPr>
      </w:pPr>
      <w:r>
        <w:rPr>
          <w:rFonts w:hint="default" w:ascii="Times New Roman" w:hAnsi="Times New Roman" w:eastAsia="宋体" w:cs="Times New Roman"/>
          <w:szCs w:val="24"/>
          <w:lang w:val="en-US" w:eastAsia="zh-CN"/>
          <w14:ligatures w14:val="none"/>
        </w:rPr>
        <w:t>未来研究可采用受控的人类感染实验，在实验室内精确操纵感染状态，并测量感染前后的病原体回避行为；同时开发或采用信度更高的注意力测量范式，并结合多种测量方式（行为、生理、神经、自我报告），全面刻画行为免疫系统的结构。</w:t>
      </w:r>
    </w:p>
    <w:p w14:paraId="10F932B2">
      <w:pPr>
        <w:spacing w:line="300" w:lineRule="auto"/>
        <w:rPr>
          <w:rFonts w:hint="eastAsia" w:ascii="Times New Roman" w:hAnsi="Times New Roman" w:eastAsia="宋体" w:cs="Times New Roman"/>
          <w:szCs w:val="24"/>
          <w:lang w:val="en-US" w:eastAsia="zh-CN"/>
          <w14:ligatures w14:val="none"/>
        </w:rPr>
      </w:pPr>
    </w:p>
    <w:p w14:paraId="35DC7FBF">
      <w:pPr>
        <w:spacing w:line="30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 xml:space="preserve">2 </w:t>
      </w:r>
      <w:r>
        <w:rPr>
          <w:rFonts w:hint="eastAsia" w:ascii="Times New Roman" w:hAnsi="Times New Roman" w:eastAsia="宋体" w:cs="Times New Roman"/>
          <w:b/>
          <w:bCs/>
          <w:sz w:val="28"/>
          <w:szCs w:val="28"/>
          <w14:ligatures w14:val="none"/>
        </w:rPr>
        <w:t>方法</w:t>
      </w:r>
    </w:p>
    <w:p w14:paraId="35DC7FC0">
      <w:pPr>
        <w:spacing w:line="300" w:lineRule="auto"/>
        <w:rPr>
          <w:rFonts w:hint="eastAsia"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2.1 样本</w:t>
      </w:r>
    </w:p>
    <w:p w14:paraId="2966D6FA">
      <w:pPr>
        <w:spacing w:line="300" w:lineRule="auto"/>
        <w:ind w:firstLine="420" w:firstLineChars="200"/>
        <w:rPr>
          <w:rFonts w:hint="default" w:ascii="Times New Roman" w:hAnsi="Times New Roman" w:eastAsia="宋体" w:cs="Times New Roman"/>
          <w:szCs w:val="24"/>
          <w:lang w:val="en-US" w:eastAsia="zh-CN"/>
          <w14:ligatures w14:val="none"/>
        </w:rPr>
      </w:pPr>
      <w:r>
        <w:rPr>
          <w:rFonts w:hint="eastAsia" w:ascii="Times New Roman" w:hAnsi="Times New Roman" w:eastAsia="宋体" w:cs="Times New Roman"/>
          <w:szCs w:val="24"/>
          <w14:ligatures w14:val="none"/>
        </w:rPr>
        <w:t>本研究的有效样本为402名18–30岁的大学生，来自荷兰、美国和英国的三所大学，其中近期生病组151人（37.6%），未生病组251人（62.4%）。</w:t>
      </w:r>
      <w:r>
        <w:rPr>
          <w:rFonts w:hint="eastAsia" w:ascii="Times New Roman" w:hAnsi="Times New Roman" w:eastAsia="宋体" w:cs="Times New Roman"/>
          <w:szCs w:val="24"/>
          <w:lang w:val="en-US" w:eastAsia="zh-CN"/>
          <w14:ligatures w14:val="none"/>
        </w:rPr>
        <w:t>与原文献一致。</w:t>
      </w:r>
    </w:p>
    <w:p w14:paraId="35DC7FC3">
      <w:pPr>
        <w:spacing w:line="300" w:lineRule="auto"/>
        <w:rPr>
          <w:rFonts w:hint="eastAsia" w:ascii="Times New Roman" w:hAnsi="Times New Roman" w:eastAsia="宋体" w:cs="Times New Roman"/>
          <w:szCs w:val="24"/>
          <w14:ligatures w14:val="none"/>
        </w:rPr>
      </w:pPr>
      <w:r>
        <w:rPr>
          <w:rFonts w:ascii="Times New Roman" w:hAnsi="Times New Roman" w:eastAsia="宋体" w:cs="Times New Roman"/>
          <w:b/>
          <w:bCs/>
          <w:szCs w:val="24"/>
          <w14:ligatures w14:val="none"/>
        </w:rPr>
        <w:t>2</w:t>
      </w:r>
      <w:r>
        <w:rPr>
          <w:rFonts w:hint="eastAsia" w:ascii="Times New Roman" w:hAnsi="Times New Roman" w:eastAsia="宋体" w:cs="Times New Roman"/>
          <w:b/>
          <w:bCs/>
          <w:szCs w:val="24"/>
          <w14:ligatures w14:val="none"/>
        </w:rPr>
        <w:t>.2 原研究方法简介</w:t>
      </w:r>
    </w:p>
    <w:p w14:paraId="467AF6A4">
      <w:pPr>
        <w:spacing w:line="300" w:lineRule="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lang w:val="en-US" w:eastAsia="zh-CN"/>
          <w14:ligatures w14:val="none"/>
        </w:rPr>
        <w:t>2.2.1</w:t>
      </w:r>
      <w:r>
        <w:rPr>
          <w:rFonts w:hint="eastAsia" w:ascii="Times New Roman" w:hAnsi="Times New Roman" w:eastAsia="宋体" w:cs="Times New Roman"/>
          <w:szCs w:val="24"/>
          <w14:ligatures w14:val="none"/>
        </w:rPr>
        <w:t>研究设计</w:t>
      </w:r>
    </w:p>
    <w:p w14:paraId="3B6ECB0C">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本研究直接采用Miller和Maner（2011）的点探测范式，通过2（面孔类型：畸形vs.正常）×2（生病状态：近期生病vs.未生病）的混合设计，考察近期生病经历是否会增强个体对疾病相关线索的注意偏向。其中，面孔类型为被试内变量，生病状态为被试间变量；因变量包括行为层面的反应时（即点探测任务中不一致试次的按键反应时间，用于反映对畸形面孔的注意偏向），以及主观层面的问卷评分（涵盖厌恶敏感性、疾病感知易感性、对感染相关图片的厌恶程度等维度）。</w:t>
      </w:r>
    </w:p>
    <w:p w14:paraId="023B271E">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实验流程如下：首先，被试签署知情同意书，实验者对研究假设保持盲态。随后被试进入点探测任务，每个试次先呈现一张面孔（畸形或正常）作为线索，持续500毫秒；面孔消失后，目标图形（圆形或方形）立即出现在相同或不同象限，被试需尽快按“E”键（对应圆形）或“I”键（对应方形）做出反应。任务包含12个练习试次（使用中性物体图片）和80个正式试次。正式试次中，面孔类型（畸形/正常）、目标位置（一致/不一致）、目标形状及呈现象限均随机化，共设置32个一致试次与48个不一致试次。所有被试完成点探测任务后，填写一系列问卷，包括：生病状态（含分类测量与连续测量）、三域厌恶量表（病原体分量表）、Curtis感染相关图片厌恶评分、感知疾病易感性量表（PVD，包含病菌厌恶与感知易感性两个分量表）以及HEXACO-60人格量表。整个实验过程约15–20分钟，期间记录反应时（精确至毫秒）与问卷评分。</w:t>
      </w:r>
    </w:p>
    <w:p w14:paraId="35DC7FC4">
      <w:pPr>
        <w:spacing w:line="300" w:lineRule="auto"/>
        <w:rPr>
          <w:rFonts w:hint="eastAsia" w:ascii="Times New Roman" w:hAnsi="Times New Roman" w:eastAsia="宋体" w:cs="Times New Roman"/>
          <w:b/>
          <w:bCs/>
          <w:szCs w:val="24"/>
          <w14:ligatures w14:val="none"/>
        </w:rPr>
      </w:pPr>
      <w:r>
        <w:rPr>
          <w:rFonts w:hint="eastAsia" w:ascii="Times New Roman" w:hAnsi="Times New Roman" w:eastAsia="宋体" w:cs="Times New Roman"/>
          <w:b/>
          <w:bCs/>
          <w:szCs w:val="24"/>
          <w:lang w:val="en-US" w:eastAsia="zh-CN"/>
          <w14:ligatures w14:val="none"/>
        </w:rPr>
        <w:t>2.2.2</w:t>
      </w:r>
      <w:r>
        <w:rPr>
          <w:rFonts w:hint="eastAsia" w:ascii="Times New Roman" w:hAnsi="Times New Roman" w:eastAsia="宋体" w:cs="Times New Roman"/>
          <w:b/>
          <w:bCs/>
          <w:szCs w:val="24"/>
          <w14:ligatures w14:val="none"/>
        </w:rPr>
        <w:t>数据分析的方法，使用的软件及软件包。</w:t>
      </w:r>
    </w:p>
    <w:p w14:paraId="64B96E11">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lang w:eastAsia="zh-CN"/>
          <w14:ligatures w14:val="none"/>
        </w:rPr>
      </w:pPr>
      <w:r>
        <w:rPr>
          <w:rFonts w:hint="eastAsia" w:ascii="Times New Roman" w:hAnsi="Times New Roman" w:eastAsia="宋体" w:cs="Times New Roman"/>
          <w:szCs w:val="24"/>
          <w:lang w:eastAsia="zh-CN"/>
          <w14:ligatures w14:val="none"/>
        </w:rPr>
        <w:t>复现工作全程使用R语言（版本≥4.0）在RStudio环境中完成，并通过knitr + papaja实现可重复的APA格式报告输出。</w:t>
      </w:r>
    </w:p>
    <w:p w14:paraId="6FA6BAB2">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lang w:eastAsia="zh-CN"/>
          <w14:ligatures w14:val="none"/>
        </w:rPr>
      </w:pPr>
      <w:r>
        <w:rPr>
          <w:rFonts w:hint="eastAsia" w:ascii="Times New Roman" w:hAnsi="Times New Roman" w:eastAsia="宋体" w:cs="Times New Roman"/>
          <w:szCs w:val="24"/>
          <w:lang w:eastAsia="zh-CN"/>
          <w14:ligatures w14:val="none"/>
        </w:rPr>
        <w:t>数据处理环节核心依赖tidyverse套件（含dplyr、tidyr、readr、stringr、ggplot2、purrr等子包），完成三站点原始实验数据（.dat/.iqdat格式）与问卷数据（.sav格式，由haven包读取）的合并、清洗与重塑，覆盖试次过滤、变量解析、正误标记、聚合及宽表转换等全流程操作。</w:t>
      </w:r>
    </w:p>
    <w:p w14:paraId="1A460CFE">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lang w:eastAsia="zh-CN"/>
          <w14:ligatures w14:val="none"/>
        </w:rPr>
      </w:pPr>
      <w:r>
        <w:rPr>
          <w:rFonts w:hint="eastAsia" w:ascii="Times New Roman" w:hAnsi="Times New Roman" w:eastAsia="宋体" w:cs="Times New Roman"/>
          <w:szCs w:val="24"/>
          <w:lang w:eastAsia="zh-CN"/>
          <w14:ligatures w14:val="none"/>
        </w:rPr>
        <w:t>统计建模方面，通过afex包的aov_4()函数执行SPSS风格的2（面孔类型）×2（生病状态）混合方差分析，自动报告经Satterthwaite校正的自由度与偏η²效应量；同时在该框架下完成温莎化数据的稳健性检验、逐站点分析，以及以正常面孔反应时（RT）为协变量的协方差分析（ANCOVA）。</w:t>
      </w:r>
    </w:p>
    <w:p w14:paraId="614E6945">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lang w:eastAsia="zh-CN"/>
          <w14:ligatures w14:val="none"/>
        </w:rPr>
      </w:pPr>
      <w:r>
        <w:rPr>
          <w:rFonts w:hint="eastAsia" w:ascii="Times New Roman" w:hAnsi="Times New Roman" w:eastAsia="宋体" w:cs="Times New Roman"/>
          <w:szCs w:val="24"/>
          <w:lang w:eastAsia="zh-CN"/>
          <w14:ligatures w14:val="none"/>
        </w:rPr>
        <w:t>简单效应分析采用stats基础包的t.test(paired = TRUE)进行配对样本t检验；等价检验调用TOSTER包的TOSTtwo()执行双单侧t检验程序，验证交互效应是否在</w:t>
      </w:r>
      <w:r>
        <w:rPr>
          <w:rFonts w:hint="eastAsia" w:ascii="Times New Roman" w:hAnsi="Times New Roman" w:eastAsia="宋体" w:cs="Times New Roman"/>
          <w:i/>
          <w:iCs/>
          <w:szCs w:val="24"/>
          <w:lang w:val="en-US" w:eastAsia="zh-CN"/>
          <w14:ligatures w14:val="none"/>
        </w:rPr>
        <w:t>dz=±0.35</w:t>
      </w:r>
      <w:r>
        <w:rPr>
          <w:rFonts w:hint="eastAsia" w:ascii="Times New Roman" w:hAnsi="Times New Roman" w:eastAsia="宋体" w:cs="Times New Roman"/>
          <w:szCs w:val="24"/>
          <w:lang w:eastAsia="zh-CN"/>
          <w14:ligatures w14:val="none"/>
        </w:rPr>
        <w:t>边界内等价于零。线性混合效应模型通过lme4/lmerTest（由afex自动加载）拟合，包含站点、被试与刺激材料的三重随机截距。</w:t>
      </w:r>
    </w:p>
    <w:p w14:paraId="30BE6774">
      <w:pPr>
        <w:keepNext w:val="0"/>
        <w:keepLines w:val="0"/>
        <w:pageBreakBefore w:val="0"/>
        <w:widowControl w:val="0"/>
        <w:kinsoku/>
        <w:wordWrap w:val="0"/>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lang w:eastAsia="zh-CN"/>
          <w14:ligatures w14:val="none"/>
        </w:rPr>
      </w:pPr>
      <w:r>
        <w:rPr>
          <w:rFonts w:hint="eastAsia" w:ascii="Times New Roman" w:hAnsi="Times New Roman" w:eastAsia="宋体" w:cs="Times New Roman"/>
          <w:szCs w:val="24"/>
          <w:lang w:eastAsia="zh-CN"/>
          <w14:ligatures w14:val="none"/>
        </w:rPr>
        <w:t>量表信度分析借助psych包的alpha()计算标准化Cronbach's α，该包同时用于带置信区间的相关矩阵计算（cor.ci()）。模型结果的整洁化导出依赖broom包的tidy()函数，将ANOVA表、t检验结果等统计对象转换为数据框后，通过readr的write_csv()逐一写入磁盘，共导出十余个CSV文件，同时以save.image()保存完整工作空间（FULL_WORKSPACE.RData）。</w:t>
      </w:r>
    </w:p>
    <w:p w14:paraId="463AAD4B">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lang w:eastAsia="zh-CN"/>
          <w14:ligatures w14:val="none"/>
        </w:rPr>
      </w:pPr>
      <w:r>
        <w:rPr>
          <w:rFonts w:hint="eastAsia" w:ascii="Times New Roman" w:hAnsi="Times New Roman" w:eastAsia="宋体" w:cs="Times New Roman"/>
          <w:szCs w:val="24"/>
          <w:lang w:eastAsia="zh-CN"/>
          <w14:ligatures w14:val="none"/>
        </w:rPr>
        <w:t>效应量的置信区间计算使用apaTables包的get.ci.partial.eta.squared()；可视化部分由ggplot2完成，包括反应时小提琴图、密度分布图及PVD量表相关热图。最终报告通过papaja的apa6_pdf模板编译为APA格式PDF，配合xelatex引擎与SimSun/SimHei中文字体实现中英双语输出，参考文献管理通过BibTeX自动完成。</w:t>
      </w:r>
    </w:p>
    <w:p w14:paraId="35DC7FC5">
      <w:pPr>
        <w:spacing w:line="300" w:lineRule="auto"/>
        <w:rPr>
          <w:rFonts w:hint="eastAsia"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w:t>
      </w:r>
      <w:r>
        <w:rPr>
          <w:rFonts w:ascii="Times New Roman" w:hAnsi="Times New Roman" w:eastAsia="宋体" w:cs="Times New Roman"/>
          <w:b/>
          <w:bCs/>
          <w:szCs w:val="24"/>
          <w14:ligatures w14:val="none"/>
        </w:rPr>
        <w:t>.</w:t>
      </w:r>
      <w:r>
        <w:rPr>
          <w:rFonts w:hint="eastAsia" w:ascii="Times New Roman" w:hAnsi="Times New Roman" w:eastAsia="宋体" w:cs="Times New Roman"/>
          <w:b/>
          <w:bCs/>
          <w:szCs w:val="24"/>
          <w14:ligatures w14:val="none"/>
        </w:rPr>
        <w:t>3</w:t>
      </w:r>
      <w:r>
        <w:rPr>
          <w:rFonts w:ascii="Times New Roman" w:hAnsi="Times New Roman" w:eastAsia="宋体" w:cs="Times New Roman"/>
          <w:b/>
          <w:bCs/>
          <w:szCs w:val="24"/>
          <w14:ligatures w14:val="none"/>
        </w:rPr>
        <w:t xml:space="preserve"> </w:t>
      </w:r>
      <w:r>
        <w:rPr>
          <w:rFonts w:hint="eastAsia" w:ascii="Times New Roman" w:hAnsi="Times New Roman" w:eastAsia="宋体" w:cs="Times New Roman"/>
          <w:b/>
          <w:bCs/>
          <w:szCs w:val="24"/>
          <w14:ligatures w14:val="none"/>
        </w:rPr>
        <w:t>重复思路说明</w:t>
      </w:r>
    </w:p>
    <w:p w14:paraId="12EA7A42">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复现工作选取Tybur等人（2020）针对Miller &amp; Maner（2011）《Sick Body, Vigilant Mind》的预注册直接重复研究为对象，其核心理论框架为行为免疫系统假说——近期生病的个体对疾病线索（畸形面孔）应表现出更强的注意偏向。</w:t>
      </w:r>
    </w:p>
    <w:p w14:paraId="5EA05CF5">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选择该文章的原因有三：其一，原始数据与完整分析脚本均公开托管于OSF仓库，涵盖荷兰阿姆斯特丹自由大学、英国格拉斯哥大学和美国密歇根大学三个独立站点的实验与问卷数据，具备完整的计算可重复性基础；其二，原研究采用预注册设计，排除标准、统计方法均预先指定，分析流程透明且包含混合方差分析、TOST等价检验、线性混合效应模型等丰富的统计方法组合，适合作为方法学复现的教学案例；其三，原文献作者在Stage 1报告中明确指出分析错误（遗漏配对t检验的paired = TRUE参数），这为验证复现过程中的修正提供了独特契机。</w:t>
      </w:r>
    </w:p>
    <w:p w14:paraId="1E2801C5">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default"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复现过程使用豆包、deepseek、opencode软件辅助进行代码理解。通过豆包，对基础代码进行理解运行，有报错的时候，借助豆包找到错误点再返回代码本身寻找修正。若有豆包一直解决不了的就问deepseek，在此基础上，大部分运行时出现的问题都能解决。最后，再用opencode对整个代码进行检查完善。</w:t>
      </w:r>
    </w:p>
    <w:p w14:paraId="2845B54D">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eastAsia="等线"/>
          <w:lang w:eastAsia="zh-CN"/>
        </w:rPr>
      </w:pPr>
      <w:r>
        <w:rPr>
          <w:rFonts w:hint="eastAsia" w:ascii="Times New Roman" w:hAnsi="Times New Roman" w:eastAsia="宋体" w:cs="Times New Roman"/>
          <w:szCs w:val="24"/>
          <w:lang w:val="en-US" w:eastAsia="zh-CN"/>
          <w14:ligatures w14:val="none"/>
        </w:rPr>
        <w:t>复现内容覆盖从原始数据清洗到最终统计推断的完整流程：首先复现三站点.dat/.iqdat格式实验数据与.sav格式问卷数据的加载与合并步骤，按照原预注册标准排除练习试次、错误反应、反应时（RT）极端值（超出个体均值3个标准差）及错误率过高（超出总均值3个标准差）的被试；进而复现核心的2（面孔类型：畸形vs正常，组内）×2（生病状态：近期生病vs健康对照，组间）混合方差分析、简单效应配对t检验及TOST等价检验程序，同时复现以连续生病时间变量为自变量的替代分析、四类自我报告量表（感知易感性、病原体厌恶、图片厌恶、病原体disgust）的组间差异与相关分析，以及温莎化数据、逐站点分析、ANCOVA、线性混合效应模型和HEXACO人格维度分析等全套稳健性检验。</w:t>
      </w:r>
    </w:p>
    <w:p w14:paraId="3F447545">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eastAsia="等线"/>
          <w:lang w:eastAsia="zh-CN"/>
        </w:rPr>
      </w:pPr>
      <w:r>
        <w:rPr>
          <w:rFonts w:hint="eastAsia" w:ascii="Times New Roman" w:hAnsi="Times New Roman" w:eastAsia="宋体" w:cs="Times New Roman"/>
          <w:szCs w:val="24"/>
          <w:lang w:val="en-US" w:eastAsia="zh-CN"/>
          <w14:ligatures w14:val="none"/>
        </w:rPr>
        <w:t>复现过程中对原文献代码做出三处关键修正：一是修正VU站点数据路径指向Excel文件而非目录的错误，并将Glasgow和Michigan站点的文件匹配模式从泛化的"dat$"精确为"iqdat$"，以匹配实际的Inquisit输出格式；二是将简单效应t检验从公式语法改写为显式的向量提取语法，在确保Stage 1遗漏的paired = TRUE参数被正确设置的同时，提升代码的可读性与防御性；三是将TOST参数名从旧版TOSTER包的low_eqbound_dz更新为新版API的low_eqbound_d，避免因包版本更新导致函数调用失败。这些修正均以不改变原统计结论为前提。</w:t>
      </w:r>
    </w:p>
    <w:p w14:paraId="72C99894">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最终复现结果成功再现原文献的核心发现——面孔类型主效应显著（畸形面孔反应时显著长于正常面孔，</w:t>
      </w:r>
      <w:r>
        <w:rPr>
          <w:rFonts w:hint="eastAsia" w:ascii="Times New Roman" w:hAnsi="Times New Roman" w:eastAsia="宋体" w:cs="Times New Roman"/>
          <w:i/>
          <w:iCs/>
          <w:szCs w:val="24"/>
          <w:lang w:val="en-US" w:eastAsia="zh-CN"/>
          <w14:ligatures w14:val="none"/>
        </w:rPr>
        <w:t>F</w:t>
      </w:r>
      <w:r>
        <w:rPr>
          <w:rFonts w:hint="eastAsia" w:ascii="Times New Roman" w:hAnsi="Times New Roman" w:eastAsia="宋体" w:cs="Times New Roman"/>
          <w:i/>
          <w:iCs/>
          <w:szCs w:val="24"/>
          <w:vertAlign w:val="subscript"/>
          <w:lang w:val="en-US" w:eastAsia="zh-CN"/>
          <w14:ligatures w14:val="none"/>
        </w:rPr>
        <w:t xml:space="preserve">(1, 400) </w:t>
      </w:r>
      <w:r>
        <w:rPr>
          <w:rFonts w:hint="eastAsia" w:ascii="Times New Roman" w:hAnsi="Times New Roman" w:eastAsia="宋体" w:cs="Times New Roman"/>
          <w:i/>
          <w:iCs/>
          <w:szCs w:val="24"/>
          <w:lang w:val="en-US" w:eastAsia="zh-CN"/>
          <w14:ligatures w14:val="none"/>
        </w:rPr>
        <w:t>= 14.96，p &lt; .001，η²p = .036</w:t>
      </w:r>
      <w:r>
        <w:rPr>
          <w:rFonts w:hint="eastAsia" w:ascii="Times New Roman" w:hAnsi="Times New Roman" w:eastAsia="宋体" w:cs="Times New Roman"/>
          <w:szCs w:val="24"/>
          <w:lang w:val="en-US" w:eastAsia="zh-CN"/>
          <w14:ligatures w14:val="none"/>
        </w:rPr>
        <w:t>），但面孔类型与生病状态的交互效应不显著（</w:t>
      </w:r>
      <w:r>
        <w:rPr>
          <w:rFonts w:hint="eastAsia" w:ascii="Times New Roman" w:hAnsi="Times New Roman" w:eastAsia="宋体" w:cs="Times New Roman"/>
          <w:i/>
          <w:iCs/>
          <w:szCs w:val="24"/>
          <w:lang w:val="en-US" w:eastAsia="zh-CN"/>
          <w14:ligatures w14:val="none"/>
        </w:rPr>
        <w:t>F</w:t>
      </w:r>
      <w:r>
        <w:rPr>
          <w:rFonts w:hint="eastAsia" w:ascii="Times New Roman" w:hAnsi="Times New Roman" w:eastAsia="宋体" w:cs="Times New Roman"/>
          <w:i/>
          <w:iCs/>
          <w:szCs w:val="24"/>
          <w:vertAlign w:val="subscript"/>
          <w:lang w:val="en-US" w:eastAsia="zh-CN"/>
          <w14:ligatures w14:val="none"/>
        </w:rPr>
        <w:t>(1, 400)</w:t>
      </w:r>
      <w:r>
        <w:rPr>
          <w:rFonts w:hint="eastAsia" w:ascii="Times New Roman" w:hAnsi="Times New Roman" w:eastAsia="宋体" w:cs="Times New Roman"/>
          <w:i/>
          <w:iCs/>
          <w:szCs w:val="24"/>
          <w:lang w:val="en-US" w:eastAsia="zh-CN"/>
          <w14:ligatures w14:val="none"/>
        </w:rPr>
        <w:t xml:space="preserve"> = 1.87，p = .173，η²p = .005</w:t>
      </w:r>
      <w:r>
        <w:rPr>
          <w:rFonts w:hint="eastAsia" w:ascii="Times New Roman" w:hAnsi="Times New Roman" w:eastAsia="宋体" w:cs="Times New Roman"/>
          <w:szCs w:val="24"/>
          <w:lang w:val="en-US" w:eastAsia="zh-CN"/>
          <w14:ligatures w14:val="none"/>
        </w:rPr>
        <w:t>），TOST等价检验确认交互效应在dz = ±0.35边界内等价于零，表明该复现在统计结论层面与原文献完全一致。</w:t>
      </w:r>
    </w:p>
    <w:p w14:paraId="35DC7FC8">
      <w:pPr>
        <w:spacing w:line="300" w:lineRule="auto"/>
        <w:rPr>
          <w:rFonts w:ascii="Times New Roman" w:hAnsi="Times New Roman" w:eastAsia="宋体" w:cs="Times New Roman"/>
          <w:b/>
          <w:bCs/>
          <w:sz w:val="28"/>
          <w:szCs w:val="36"/>
          <w14:ligatures w14:val="none"/>
        </w:rPr>
      </w:pPr>
      <w:r>
        <w:rPr>
          <w:rFonts w:ascii="Times New Roman" w:hAnsi="Times New Roman" w:eastAsia="宋体" w:cs="Times New Roman"/>
          <w:b/>
          <w:bCs/>
          <w:sz w:val="28"/>
          <w:szCs w:val="36"/>
          <w14:ligatures w14:val="none"/>
        </w:rPr>
        <w:t xml:space="preserve">3 </w:t>
      </w:r>
      <w:r>
        <w:rPr>
          <w:rFonts w:hint="eastAsia" w:ascii="Times New Roman" w:hAnsi="Times New Roman" w:eastAsia="宋体" w:cs="Times New Roman"/>
          <w:b/>
          <w:bCs/>
          <w:sz w:val="28"/>
          <w:szCs w:val="36"/>
          <w14:ligatures w14:val="none"/>
        </w:rPr>
        <w:t>结果</w:t>
      </w:r>
    </w:p>
    <w:p w14:paraId="35DC7FC9">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 xml:space="preserve">3.1 </w:t>
      </w:r>
      <w:r>
        <w:rPr>
          <w:rFonts w:ascii="Times New Roman" w:hAnsi="Times New Roman" w:eastAsia="宋体" w:cs="Times New Roman"/>
          <w:b/>
          <w:bCs/>
          <w:szCs w:val="24"/>
          <w14:ligatures w14:val="none"/>
        </w:rPr>
        <w:t>描述</w:t>
      </w:r>
      <w:r>
        <w:rPr>
          <w:rFonts w:hint="eastAsia" w:ascii="Times New Roman" w:hAnsi="Times New Roman" w:eastAsia="宋体" w:cs="Times New Roman"/>
          <w:b/>
          <w:bCs/>
          <w:szCs w:val="24"/>
          <w14:ligatures w14:val="none"/>
        </w:rPr>
        <w:t>性</w:t>
      </w:r>
      <w:r>
        <w:rPr>
          <w:rFonts w:ascii="Times New Roman" w:hAnsi="Times New Roman" w:eastAsia="宋体" w:cs="Times New Roman"/>
          <w:b/>
          <w:bCs/>
          <w:szCs w:val="24"/>
          <w14:ligatures w14:val="none"/>
        </w:rPr>
        <w:t>统计</w:t>
      </w:r>
    </w:p>
    <w:p w14:paraId="35DC7FCA">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对原文献描述性统计进行重复的结果，并汇总表格：</w:t>
      </w:r>
    </w:p>
    <w:p w14:paraId="35DC7FCB">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2</w:t>
      </w:r>
      <w:r>
        <w:rPr>
          <w:rFonts w:ascii="Times New Roman" w:hAnsi="Times New Roman" w:eastAsia="黑体" w:cs="Times New Roman"/>
          <w:b/>
          <w:bCs/>
          <w:sz w:val="18"/>
          <w:szCs w:val="18"/>
          <w14:ligatures w14:val="none"/>
        </w:rPr>
        <w:t xml:space="preserve"> 描述性统计</w:t>
      </w:r>
      <w:r>
        <w:rPr>
          <w:rFonts w:hint="eastAsia" w:ascii="Times New Roman" w:hAnsi="Times New Roman" w:eastAsia="黑体" w:cs="Times New Roman"/>
          <w:b/>
          <w:bCs/>
          <w:sz w:val="18"/>
          <w:szCs w:val="18"/>
          <w14:ligatures w14:val="none"/>
        </w:rPr>
        <w:t>结果的比较</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656"/>
        <w:gridCol w:w="1994"/>
        <w:gridCol w:w="708"/>
        <w:gridCol w:w="1900"/>
        <w:gridCol w:w="925"/>
        <w:gridCol w:w="1139"/>
      </w:tblGrid>
      <w:tr w14:paraId="72943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vMerge w:val="restart"/>
            <w:tcBorders>
              <w:top w:val="single" w:color="000000" w:sz="12" w:space="0"/>
              <w:left w:val="nil"/>
              <w:bottom w:val="single" w:color="000000" w:sz="4" w:space="0"/>
              <w:right w:val="nil"/>
              <w:tl2br w:val="nil"/>
            </w:tcBorders>
            <w:shd w:val="clear" w:color="auto" w:fill="FFFFFF"/>
          </w:tcPr>
          <w:p w14:paraId="603C8E08">
            <w:pPr>
              <w:spacing w:line="300" w:lineRule="auto"/>
              <w:contextualSpacing/>
              <w:rPr>
                <w:rFonts w:hint="eastAsia" w:ascii="Times New Roman" w:hAnsi="Times New Roman" w:eastAsia="宋体" w:cs="Times New Roman"/>
                <w:b w:val="0"/>
                <w:bCs/>
                <w:color w:val="000000"/>
                <w:szCs w:val="24"/>
                <w:vertAlign w:val="baseline"/>
                <w:lang w:val="en-US" w:eastAsia="zh-CN"/>
                <w14:ligatures w14:val="none"/>
              </w:rPr>
            </w:pPr>
          </w:p>
        </w:tc>
        <w:tc>
          <w:tcPr>
            <w:tcW w:w="2650" w:type="dxa"/>
            <w:gridSpan w:val="2"/>
            <w:tcBorders>
              <w:top w:val="single" w:color="000000" w:sz="12" w:space="0"/>
              <w:left w:val="nil"/>
              <w:bottom w:val="nil"/>
              <w:right w:val="nil"/>
            </w:tcBorders>
            <w:shd w:val="clear" w:color="auto" w:fill="FFFFFF"/>
            <w:vAlign w:val="center"/>
          </w:tcPr>
          <w:p w14:paraId="6004B5AC">
            <w:pPr>
              <w:spacing w:line="300" w:lineRule="auto"/>
              <w:contextualSpacing/>
              <w:jc w:val="center"/>
              <w:rPr>
                <w:rFonts w:hint="eastAsia" w:ascii="Times New Roman" w:hAnsi="Times New Roman" w:eastAsia="宋体" w:cs="Times New Roman"/>
                <w:b w:val="0"/>
                <w:bCs/>
                <w:color w:val="000000"/>
                <w:szCs w:val="24"/>
                <w:vertAlign w:val="baseline"/>
                <w:lang w:val="en-US" w:eastAsia="zh-CN"/>
                <w14:ligatures w14:val="none"/>
              </w:rPr>
            </w:pPr>
            <w:r>
              <w:rPr>
                <w:rFonts w:hint="eastAsia" w:ascii="Times New Roman" w:hAnsi="Times New Roman" w:eastAsia="宋体" w:cs="Times New Roman"/>
                <w:b w:val="0"/>
                <w:bCs/>
                <w:color w:val="000000"/>
                <w:szCs w:val="24"/>
                <w:vertAlign w:val="baseline"/>
                <w:lang w:val="en-US" w:eastAsia="zh-CN"/>
                <w14:ligatures w14:val="none"/>
              </w:rPr>
              <w:t>原研究</w:t>
            </w:r>
          </w:p>
        </w:tc>
        <w:tc>
          <w:tcPr>
            <w:tcW w:w="2608" w:type="dxa"/>
            <w:gridSpan w:val="2"/>
            <w:tcBorders>
              <w:top w:val="single" w:color="000000" w:sz="12" w:space="0"/>
              <w:left w:val="nil"/>
              <w:bottom w:val="nil"/>
              <w:right w:val="nil"/>
            </w:tcBorders>
            <w:shd w:val="clear" w:color="auto" w:fill="FFFFFF"/>
            <w:vAlign w:val="center"/>
          </w:tcPr>
          <w:p w14:paraId="0048353B">
            <w:pPr>
              <w:spacing w:line="300" w:lineRule="auto"/>
              <w:contextualSpacing/>
              <w:jc w:val="center"/>
              <w:rPr>
                <w:rFonts w:hint="eastAsia" w:ascii="Times New Roman" w:hAnsi="Times New Roman" w:eastAsia="宋体" w:cs="Times New Roman"/>
                <w:b w:val="0"/>
                <w:bCs/>
                <w:color w:val="000000"/>
                <w:szCs w:val="24"/>
                <w:vertAlign w:val="baseline"/>
                <w:lang w:val="en-US" w:eastAsia="zh-CN"/>
                <w14:ligatures w14:val="none"/>
              </w:rPr>
            </w:pPr>
            <w:r>
              <w:rPr>
                <w:rFonts w:hint="eastAsia" w:ascii="Times New Roman" w:hAnsi="Times New Roman" w:eastAsia="宋体" w:cs="Times New Roman"/>
                <w:b w:val="0"/>
                <w:bCs/>
                <w:color w:val="000000"/>
                <w:szCs w:val="24"/>
                <w:vertAlign w:val="baseline"/>
                <w:lang w:val="en-US" w:eastAsia="zh-CN"/>
                <w14:ligatures w14:val="none"/>
              </w:rPr>
              <w:t>本研究</w:t>
            </w:r>
          </w:p>
        </w:tc>
        <w:tc>
          <w:tcPr>
            <w:tcW w:w="925" w:type="dxa"/>
            <w:vMerge w:val="restart"/>
            <w:tcBorders>
              <w:top w:val="single" w:color="000000" w:sz="12" w:space="0"/>
              <w:left w:val="nil"/>
              <w:bottom w:val="single" w:color="000000" w:sz="4" w:space="0"/>
              <w:right w:val="nil"/>
            </w:tcBorders>
            <w:shd w:val="clear" w:color="auto" w:fill="FFFFFF"/>
            <w:vAlign w:val="center"/>
          </w:tcPr>
          <w:p w14:paraId="2D23B364">
            <w:pPr>
              <w:spacing w:line="360" w:lineRule="auto"/>
              <w:jc w:val="center"/>
              <w:rPr>
                <w:rFonts w:hint="eastAsia" w:ascii="Times New Roman" w:hAnsi="Times New Roman" w:eastAsia="宋体" w:cs="Times New Roman"/>
                <w:b w:val="0"/>
                <w:bCs/>
                <w:color w:val="000000"/>
                <w:szCs w:val="24"/>
                <w:vertAlign w:val="baseline"/>
                <w14:ligatures w14:val="none"/>
              </w:rPr>
            </w:pPr>
            <w:r>
              <w:rPr>
                <w:rFonts w:ascii="Times New Roman" w:hAnsi="Times New Roman" w:eastAsia="宋体" w:cs="Times New Roman"/>
                <w:b w:val="0"/>
                <w:i/>
                <w:iCs/>
                <w:color w:val="000000"/>
                <w:szCs w:val="24"/>
                <w14:ligatures w14:val="none"/>
              </w:rPr>
              <w:t>δ</w:t>
            </w:r>
          </w:p>
        </w:tc>
        <w:tc>
          <w:tcPr>
            <w:tcW w:w="1139" w:type="dxa"/>
            <w:vMerge w:val="restart"/>
            <w:tcBorders>
              <w:top w:val="single" w:color="000000" w:sz="12" w:space="0"/>
              <w:left w:val="nil"/>
              <w:bottom w:val="single" w:color="000000" w:sz="4" w:space="0"/>
              <w:right w:val="nil"/>
            </w:tcBorders>
            <w:shd w:val="clear" w:color="auto" w:fill="FFFFFF"/>
            <w:vAlign w:val="center"/>
          </w:tcPr>
          <w:p w14:paraId="27242915">
            <w:pPr>
              <w:spacing w:line="360" w:lineRule="auto"/>
              <w:ind w:firstLine="360" w:firstLineChars="0"/>
              <w:jc w:val="both"/>
              <w:rPr>
                <w:rFonts w:hint="eastAsia" w:ascii="Times New Roman" w:hAnsi="Times New Roman" w:eastAsia="宋体" w:cs="Times New Roman"/>
                <w:b w:val="0"/>
                <w:bCs/>
                <w:color w:val="000000"/>
                <w:szCs w:val="24"/>
                <w:vertAlign w:val="baseline"/>
                <w14:ligatures w14:val="none"/>
              </w:rPr>
            </w:pPr>
            <w:r>
              <w:rPr>
                <w:rFonts w:hint="eastAsia" w:ascii="Times New Roman" w:hAnsi="Times New Roman" w:eastAsia="宋体" w:cs="Times New Roman"/>
                <w:b w:val="0"/>
                <w:color w:val="000000"/>
                <w:sz w:val="18"/>
                <w:szCs w:val="18"/>
                <w:lang w:val="en-US" w:eastAsia="zh-CN"/>
                <w14:ligatures w14:val="none"/>
              </w:rPr>
              <w:t>评级</w:t>
            </w:r>
          </w:p>
        </w:tc>
      </w:tr>
      <w:tr w14:paraId="17379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vMerge w:val="continue"/>
            <w:tcBorders>
              <w:top w:val="single" w:color="000000" w:sz="4" w:space="0"/>
              <w:left w:val="nil"/>
              <w:bottom w:val="single" w:color="auto" w:sz="4" w:space="0"/>
              <w:right w:val="nil"/>
            </w:tcBorders>
            <w:shd w:val="clear" w:color="auto" w:fill="FFFFFF"/>
          </w:tcPr>
          <w:p w14:paraId="3EEC8031">
            <w:pPr>
              <w:spacing w:line="300" w:lineRule="auto"/>
              <w:contextualSpacing/>
              <w:rPr>
                <w:rFonts w:hint="eastAsia" w:ascii="Times New Roman" w:hAnsi="Times New Roman" w:eastAsia="宋体" w:cs="Times New Roman"/>
                <w:b w:val="0"/>
                <w:bCs/>
                <w:color w:val="000000"/>
                <w:szCs w:val="24"/>
                <w:vertAlign w:val="baseline"/>
                <w:lang w:val="en-US" w:eastAsia="zh-CN"/>
                <w14:ligatures w14:val="none"/>
              </w:rPr>
            </w:pPr>
          </w:p>
        </w:tc>
        <w:tc>
          <w:tcPr>
            <w:tcW w:w="656" w:type="dxa"/>
            <w:tcBorders>
              <w:top w:val="nil"/>
              <w:left w:val="nil"/>
              <w:bottom w:val="single" w:color="auto" w:sz="4" w:space="0"/>
              <w:right w:val="nil"/>
            </w:tcBorders>
            <w:shd w:val="clear" w:color="auto" w:fill="FFFFFF"/>
            <w:vAlign w:val="center"/>
          </w:tcPr>
          <w:p w14:paraId="509BA860">
            <w:pPr>
              <w:spacing w:line="300" w:lineRule="auto"/>
              <w:contextualSpacing/>
              <w:jc w:val="center"/>
              <w:rPr>
                <w:rFonts w:hint="eastAsia" w:ascii="Times New Roman" w:hAnsi="Times New Roman" w:eastAsia="宋体" w:cs="Times New Roman"/>
                <w:b w:val="0"/>
                <w:bCs/>
                <w:color w:val="000000"/>
                <w:szCs w:val="24"/>
                <w:vertAlign w:val="baseline"/>
                <w:lang w:val="en-US" w:eastAsia="zh-CN"/>
                <w14:ligatures w14:val="none"/>
              </w:rPr>
            </w:pPr>
            <w:r>
              <w:rPr>
                <w:rFonts w:hint="eastAsia" w:ascii="Times New Roman" w:hAnsi="Times New Roman" w:eastAsia="宋体" w:cs="Times New Roman"/>
                <w:b w:val="0"/>
                <w:bCs/>
                <w:color w:val="000000"/>
                <w:szCs w:val="24"/>
                <w:vertAlign w:val="baseline"/>
                <w:lang w:val="en-US" w:eastAsia="zh-CN"/>
                <w14:ligatures w14:val="none"/>
              </w:rPr>
              <w:t>N</w:t>
            </w:r>
          </w:p>
        </w:tc>
        <w:tc>
          <w:tcPr>
            <w:tcW w:w="1994" w:type="dxa"/>
            <w:tcBorders>
              <w:top w:val="nil"/>
              <w:left w:val="nil"/>
              <w:bottom w:val="single" w:color="auto" w:sz="4" w:space="0"/>
              <w:right w:val="nil"/>
            </w:tcBorders>
            <w:shd w:val="clear" w:color="auto" w:fill="FFFFFF"/>
            <w:vAlign w:val="center"/>
          </w:tcPr>
          <w:p w14:paraId="281F21D7">
            <w:pPr>
              <w:spacing w:line="300" w:lineRule="auto"/>
              <w:contextualSpacing/>
              <w:jc w:val="center"/>
              <w:rPr>
                <w:rFonts w:hint="default" w:ascii="Times New Roman" w:hAnsi="Times New Roman" w:eastAsia="宋体" w:cs="Times New Roman"/>
                <w:b w:val="0"/>
                <w:bCs/>
                <w:color w:val="000000"/>
                <w:szCs w:val="24"/>
                <w:vertAlign w:val="baseline"/>
                <w:lang w:val="en-US" w:eastAsia="zh-CN"/>
                <w14:ligatures w14:val="none"/>
              </w:rPr>
            </w:pPr>
            <w:r>
              <w:rPr>
                <w:rFonts w:hint="eastAsia" w:ascii="Times New Roman" w:hAnsi="Times New Roman" w:eastAsia="宋体" w:cs="Times New Roman"/>
                <w:b w:val="0"/>
                <w:bCs/>
                <w:color w:val="000000"/>
                <w:szCs w:val="24"/>
                <w:vertAlign w:val="baseline"/>
                <w:lang w:val="en-US" w:eastAsia="zh-CN"/>
                <w14:ligatures w14:val="none"/>
              </w:rPr>
              <w:t>M±SD</w:t>
            </w:r>
          </w:p>
        </w:tc>
        <w:tc>
          <w:tcPr>
            <w:tcW w:w="708" w:type="dxa"/>
            <w:tcBorders>
              <w:top w:val="nil"/>
              <w:left w:val="nil"/>
              <w:bottom w:val="single" w:color="auto" w:sz="4" w:space="0"/>
              <w:right w:val="nil"/>
            </w:tcBorders>
            <w:shd w:val="clear" w:color="auto" w:fill="FFFFFF"/>
            <w:vAlign w:val="center"/>
          </w:tcPr>
          <w:p w14:paraId="47020B8C">
            <w:pPr>
              <w:spacing w:line="300" w:lineRule="auto"/>
              <w:contextualSpacing/>
              <w:jc w:val="center"/>
              <w:rPr>
                <w:rFonts w:hint="eastAsia" w:ascii="Times New Roman" w:hAnsi="Times New Roman" w:eastAsia="宋体" w:cs="Times New Roman"/>
                <w:b w:val="0"/>
                <w:bCs/>
                <w:color w:val="000000"/>
                <w:szCs w:val="24"/>
                <w:vertAlign w:val="baseline"/>
                <w14:ligatures w14:val="none"/>
              </w:rPr>
            </w:pPr>
            <w:r>
              <w:rPr>
                <w:rFonts w:hint="eastAsia" w:ascii="Times New Roman" w:hAnsi="Times New Roman" w:eastAsia="宋体" w:cs="Times New Roman"/>
                <w:b w:val="0"/>
                <w:bCs/>
                <w:color w:val="000000"/>
                <w:szCs w:val="24"/>
                <w:vertAlign w:val="baseline"/>
                <w:lang w:val="en-US" w:eastAsia="zh-CN"/>
                <w14:ligatures w14:val="none"/>
              </w:rPr>
              <w:t>N</w:t>
            </w:r>
          </w:p>
        </w:tc>
        <w:tc>
          <w:tcPr>
            <w:tcW w:w="1900" w:type="dxa"/>
            <w:tcBorders>
              <w:top w:val="nil"/>
              <w:left w:val="nil"/>
              <w:bottom w:val="single" w:color="auto" w:sz="4" w:space="0"/>
              <w:right w:val="nil"/>
            </w:tcBorders>
            <w:shd w:val="clear" w:color="auto" w:fill="FFFFFF"/>
            <w:vAlign w:val="center"/>
          </w:tcPr>
          <w:p w14:paraId="3BA55603">
            <w:pPr>
              <w:spacing w:line="300" w:lineRule="auto"/>
              <w:contextualSpacing/>
              <w:jc w:val="center"/>
              <w:rPr>
                <w:rFonts w:hint="eastAsia" w:ascii="Times New Roman" w:hAnsi="Times New Roman" w:eastAsia="宋体" w:cs="Times New Roman"/>
                <w:b w:val="0"/>
                <w:bCs/>
                <w:color w:val="000000"/>
                <w:szCs w:val="24"/>
                <w:vertAlign w:val="baseline"/>
                <w14:ligatures w14:val="none"/>
              </w:rPr>
            </w:pPr>
            <w:r>
              <w:rPr>
                <w:rFonts w:hint="eastAsia" w:ascii="Times New Roman" w:hAnsi="Times New Roman" w:eastAsia="宋体" w:cs="Times New Roman"/>
                <w:b w:val="0"/>
                <w:bCs/>
                <w:color w:val="000000"/>
                <w:szCs w:val="24"/>
                <w:vertAlign w:val="baseline"/>
                <w:lang w:val="en-US" w:eastAsia="zh-CN"/>
                <w14:ligatures w14:val="none"/>
              </w:rPr>
              <w:t>M±SD</w:t>
            </w:r>
          </w:p>
        </w:tc>
        <w:tc>
          <w:tcPr>
            <w:tcW w:w="925" w:type="dxa"/>
            <w:vMerge w:val="continue"/>
            <w:tcBorders>
              <w:top w:val="single" w:color="000000" w:sz="4" w:space="0"/>
              <w:left w:val="nil"/>
              <w:bottom w:val="single" w:color="auto" w:sz="4" w:space="0"/>
              <w:right w:val="nil"/>
            </w:tcBorders>
            <w:shd w:val="clear" w:color="auto" w:fill="FFFFFF"/>
          </w:tcPr>
          <w:p w14:paraId="4043BBB5">
            <w:pPr>
              <w:spacing w:line="300" w:lineRule="auto"/>
              <w:contextualSpacing/>
              <w:rPr>
                <w:rFonts w:hint="eastAsia" w:ascii="Times New Roman" w:hAnsi="Times New Roman" w:eastAsia="宋体" w:cs="Times New Roman"/>
                <w:b w:val="0"/>
                <w:bCs/>
                <w:color w:val="000000"/>
                <w:szCs w:val="24"/>
                <w:vertAlign w:val="baseline"/>
                <w14:ligatures w14:val="none"/>
              </w:rPr>
            </w:pPr>
          </w:p>
        </w:tc>
        <w:tc>
          <w:tcPr>
            <w:tcW w:w="1139" w:type="dxa"/>
            <w:vMerge w:val="continue"/>
            <w:tcBorders>
              <w:top w:val="single" w:color="000000" w:sz="4" w:space="0"/>
              <w:left w:val="nil"/>
              <w:bottom w:val="single" w:color="auto" w:sz="4" w:space="0"/>
              <w:right w:val="nil"/>
            </w:tcBorders>
            <w:shd w:val="clear" w:color="auto" w:fill="FFFFFF"/>
          </w:tcPr>
          <w:p w14:paraId="007CE8D4">
            <w:pPr>
              <w:spacing w:line="300" w:lineRule="auto"/>
              <w:contextualSpacing/>
              <w:rPr>
                <w:rFonts w:hint="eastAsia" w:ascii="Times New Roman" w:hAnsi="Times New Roman" w:eastAsia="宋体" w:cs="Times New Roman"/>
                <w:b w:val="0"/>
                <w:bCs/>
                <w:color w:val="000000"/>
                <w:szCs w:val="24"/>
                <w:vertAlign w:val="baseline"/>
                <w14:ligatures w14:val="none"/>
              </w:rPr>
            </w:pPr>
          </w:p>
        </w:tc>
      </w:tr>
      <w:tr w14:paraId="01BF5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Borders>
              <w:top w:val="single" w:color="auto" w:sz="4" w:space="0"/>
              <w:left w:val="nil"/>
              <w:bottom w:val="nil"/>
              <w:right w:val="nil"/>
            </w:tcBorders>
            <w:shd w:val="clear" w:color="auto" w:fill="FFFFFF"/>
          </w:tcPr>
          <w:p w14:paraId="3FE973FA">
            <w:pPr>
              <w:spacing w:line="300" w:lineRule="auto"/>
              <w:contextualSpacing/>
              <w:rPr>
                <w:rFonts w:hint="eastAsia" w:ascii="Times New Roman" w:hAnsi="Times New Roman" w:eastAsia="宋体" w:cs="Times New Roman"/>
                <w:b w:val="0"/>
                <w:bCs/>
                <w:color w:val="000000"/>
                <w:szCs w:val="24"/>
                <w:vertAlign w:val="baseline"/>
                <w:lang w:val="en-US" w:eastAsia="zh-CN"/>
                <w14:ligatures w14:val="none"/>
              </w:rPr>
            </w:pPr>
            <w:r>
              <w:rPr>
                <w:rFonts w:hint="eastAsia" w:ascii="Times New Roman" w:hAnsi="Times New Roman" w:eastAsia="宋体" w:cs="Times New Roman"/>
                <w:szCs w:val="24"/>
                <w14:ligatures w14:val="none"/>
              </w:rPr>
              <w:t>畸形面孔</w:t>
            </w:r>
          </w:p>
        </w:tc>
        <w:tc>
          <w:tcPr>
            <w:tcW w:w="656" w:type="dxa"/>
            <w:tcBorders>
              <w:top w:val="single" w:color="auto" w:sz="4" w:space="0"/>
              <w:left w:val="nil"/>
              <w:bottom w:val="nil"/>
              <w:right w:val="nil"/>
            </w:tcBorders>
            <w:shd w:val="clear" w:color="auto" w:fill="FFFFFF"/>
            <w:vAlign w:val="center"/>
          </w:tcPr>
          <w:p w14:paraId="79B0DFF5">
            <w:pPr>
              <w:spacing w:line="300" w:lineRule="auto"/>
              <w:contextualSpacing/>
              <w:jc w:val="center"/>
              <w:rPr>
                <w:rFonts w:hint="default" w:ascii="Times New Roman" w:hAnsi="Times New Roman" w:eastAsia="宋体" w:cs="Times New Roman"/>
                <w:b w:val="0"/>
                <w:bCs/>
                <w:color w:val="000000"/>
                <w:szCs w:val="24"/>
                <w:vertAlign w:val="baseline"/>
                <w:lang w:val="en-US" w:eastAsia="zh-CN"/>
                <w14:ligatures w14:val="none"/>
              </w:rPr>
            </w:pPr>
            <w:r>
              <w:rPr>
                <w:rFonts w:hint="eastAsia" w:ascii="Times New Roman" w:hAnsi="Times New Roman" w:eastAsia="宋体" w:cs="Times New Roman"/>
                <w:b w:val="0"/>
                <w:bCs/>
                <w:color w:val="000000"/>
                <w:szCs w:val="24"/>
                <w:vertAlign w:val="baseline"/>
                <w:lang w:val="en-US" w:eastAsia="zh-CN"/>
                <w14:ligatures w14:val="none"/>
              </w:rPr>
              <w:t>402</w:t>
            </w:r>
          </w:p>
        </w:tc>
        <w:tc>
          <w:tcPr>
            <w:tcW w:w="1994" w:type="dxa"/>
            <w:tcBorders>
              <w:top w:val="single" w:color="auto" w:sz="4" w:space="0"/>
              <w:left w:val="nil"/>
              <w:bottom w:val="nil"/>
              <w:right w:val="nil"/>
            </w:tcBorders>
            <w:shd w:val="clear" w:color="auto" w:fill="FFFFFF"/>
            <w:vAlign w:val="center"/>
          </w:tcPr>
          <w:p w14:paraId="7ED76E4F">
            <w:pPr>
              <w:spacing w:line="300" w:lineRule="auto"/>
              <w:contextualSpacing/>
              <w:jc w:val="center"/>
              <w:rPr>
                <w:rFonts w:hint="default" w:ascii="Times New Roman" w:hAnsi="Times New Roman" w:eastAsia="宋体" w:cs="Times New Roman"/>
                <w:b w:val="0"/>
                <w:bCs/>
                <w:color w:val="000000"/>
                <w:szCs w:val="24"/>
                <w:vertAlign w:val="baseline"/>
                <w:lang w:val="en-US" w:eastAsia="zh-CN"/>
                <w14:ligatures w14:val="none"/>
              </w:rPr>
            </w:pPr>
            <w:r>
              <w:rPr>
                <w:rFonts w:hint="eastAsia" w:ascii="Times New Roman" w:hAnsi="Times New Roman" w:eastAsia="宋体" w:cs="Times New Roman"/>
                <w:b w:val="0"/>
                <w:bCs/>
                <w:color w:val="000000"/>
                <w:szCs w:val="24"/>
                <w:vertAlign w:val="baseline"/>
                <w:lang w:val="en-US" w:eastAsia="zh-CN"/>
                <w14:ligatures w14:val="none"/>
              </w:rPr>
              <w:t>644.4±179.6</w:t>
            </w:r>
          </w:p>
        </w:tc>
        <w:tc>
          <w:tcPr>
            <w:tcW w:w="708" w:type="dxa"/>
            <w:tcBorders>
              <w:top w:val="single" w:color="auto" w:sz="4" w:space="0"/>
              <w:left w:val="nil"/>
              <w:bottom w:val="nil"/>
              <w:right w:val="nil"/>
            </w:tcBorders>
            <w:shd w:val="clear" w:color="auto" w:fill="FFFFFF"/>
            <w:vAlign w:val="center"/>
          </w:tcPr>
          <w:p w14:paraId="3A2A4C03">
            <w:pPr>
              <w:spacing w:line="300" w:lineRule="auto"/>
              <w:contextualSpacing/>
              <w:jc w:val="center"/>
              <w:rPr>
                <w:rFonts w:hint="eastAsia" w:ascii="Times New Roman" w:hAnsi="Times New Roman" w:eastAsia="宋体" w:cs="Times New Roman"/>
                <w:b w:val="0"/>
                <w:bCs/>
                <w:color w:val="000000"/>
                <w:szCs w:val="24"/>
                <w:vertAlign w:val="baseline"/>
                <w:lang w:val="en-US" w:eastAsia="zh-CN"/>
                <w14:ligatures w14:val="none"/>
              </w:rPr>
            </w:pPr>
            <w:r>
              <w:rPr>
                <w:rFonts w:hint="eastAsia" w:ascii="Times New Roman" w:hAnsi="Times New Roman" w:eastAsia="宋体" w:cs="Times New Roman"/>
                <w:b w:val="0"/>
                <w:bCs/>
                <w:color w:val="000000"/>
                <w:szCs w:val="24"/>
                <w:vertAlign w:val="baseline"/>
                <w:lang w:val="en-US" w:eastAsia="zh-CN"/>
                <w14:ligatures w14:val="none"/>
              </w:rPr>
              <w:t>402</w:t>
            </w:r>
          </w:p>
        </w:tc>
        <w:tc>
          <w:tcPr>
            <w:tcW w:w="1900" w:type="dxa"/>
            <w:tcBorders>
              <w:top w:val="single" w:color="auto" w:sz="4" w:space="0"/>
              <w:left w:val="nil"/>
              <w:bottom w:val="nil"/>
              <w:right w:val="nil"/>
            </w:tcBorders>
            <w:shd w:val="clear" w:color="auto" w:fill="FFFFFF"/>
            <w:vAlign w:val="center"/>
          </w:tcPr>
          <w:p w14:paraId="7C63A539">
            <w:pPr>
              <w:spacing w:line="300" w:lineRule="auto"/>
              <w:contextualSpacing/>
              <w:jc w:val="center"/>
              <w:rPr>
                <w:rFonts w:hint="eastAsia" w:ascii="Times New Roman" w:hAnsi="Times New Roman" w:eastAsia="宋体" w:cs="Times New Roman"/>
                <w:b w:val="0"/>
                <w:bCs/>
                <w:color w:val="000000"/>
                <w:szCs w:val="24"/>
                <w:vertAlign w:val="baseline"/>
                <w:lang w:val="en-US" w:eastAsia="zh-CN"/>
                <w14:ligatures w14:val="none"/>
              </w:rPr>
            </w:pPr>
            <w:r>
              <w:rPr>
                <w:rFonts w:hint="eastAsia" w:ascii="Times New Roman" w:hAnsi="Times New Roman" w:eastAsia="宋体" w:cs="Times New Roman"/>
                <w:b w:val="0"/>
                <w:bCs/>
                <w:color w:val="000000"/>
                <w:szCs w:val="24"/>
                <w:vertAlign w:val="baseline"/>
                <w:lang w:val="en-US" w:eastAsia="zh-CN"/>
                <w14:ligatures w14:val="none"/>
              </w:rPr>
              <w:t>644.4±179.6</w:t>
            </w:r>
          </w:p>
        </w:tc>
        <w:tc>
          <w:tcPr>
            <w:tcW w:w="925" w:type="dxa"/>
            <w:tcBorders>
              <w:top w:val="single" w:color="auto" w:sz="4" w:space="0"/>
              <w:left w:val="nil"/>
              <w:bottom w:val="nil"/>
              <w:right w:val="nil"/>
            </w:tcBorders>
            <w:shd w:val="clear" w:color="auto" w:fill="FFFFFF"/>
            <w:vAlign w:val="center"/>
          </w:tcPr>
          <w:p w14:paraId="2212F941">
            <w:pPr>
              <w:spacing w:line="300" w:lineRule="auto"/>
              <w:contextualSpacing/>
              <w:jc w:val="center"/>
              <w:rPr>
                <w:rFonts w:hint="default" w:ascii="Times New Roman" w:hAnsi="Times New Roman" w:eastAsia="宋体" w:cs="Times New Roman"/>
                <w:b w:val="0"/>
                <w:bCs/>
                <w:color w:val="000000"/>
                <w:szCs w:val="24"/>
                <w:vertAlign w:val="baseline"/>
                <w:lang w:val="en-US" w:eastAsia="zh-CN"/>
                <w14:ligatures w14:val="none"/>
              </w:rPr>
            </w:pPr>
            <w:r>
              <w:rPr>
                <w:rFonts w:hint="eastAsia" w:ascii="Times New Roman" w:hAnsi="Times New Roman" w:eastAsia="宋体" w:cs="Times New Roman"/>
                <w:b w:val="0"/>
                <w:bCs/>
                <w:color w:val="000000"/>
                <w:szCs w:val="24"/>
                <w:vertAlign w:val="baseline"/>
                <w:lang w:val="en-US" w:eastAsia="zh-CN"/>
                <w14:ligatures w14:val="none"/>
              </w:rPr>
              <w:t>0%</w:t>
            </w:r>
          </w:p>
        </w:tc>
        <w:tc>
          <w:tcPr>
            <w:tcW w:w="1139" w:type="dxa"/>
            <w:tcBorders>
              <w:top w:val="single" w:color="auto" w:sz="4" w:space="0"/>
              <w:left w:val="nil"/>
              <w:bottom w:val="nil"/>
              <w:right w:val="nil"/>
            </w:tcBorders>
            <w:shd w:val="clear" w:color="auto" w:fill="FFFFFF"/>
            <w:vAlign w:val="center"/>
          </w:tcPr>
          <w:p w14:paraId="77257C1C">
            <w:pPr>
              <w:spacing w:line="300" w:lineRule="auto"/>
              <w:contextualSpacing/>
              <w:jc w:val="center"/>
              <w:rPr>
                <w:rFonts w:hint="default" w:ascii="Times New Roman" w:hAnsi="Times New Roman" w:eastAsia="宋体" w:cs="Times New Roman"/>
                <w:b w:val="0"/>
                <w:bCs/>
                <w:color w:val="000000"/>
                <w:szCs w:val="24"/>
                <w:vertAlign w:val="baseline"/>
                <w:lang w:val="en-US" w:eastAsia="zh-CN"/>
                <w14:ligatures w14:val="none"/>
              </w:rPr>
            </w:pPr>
            <w:r>
              <w:rPr>
                <w:rFonts w:hint="eastAsia" w:ascii="Times New Roman" w:hAnsi="Times New Roman" w:eastAsia="宋体" w:cs="Times New Roman"/>
                <w:b w:val="0"/>
                <w:bCs/>
                <w:color w:val="000000"/>
                <w:szCs w:val="24"/>
                <w:vertAlign w:val="baseline"/>
                <w:lang w:val="en-US" w:eastAsia="zh-CN"/>
                <w14:ligatures w14:val="none"/>
              </w:rPr>
              <w:t>完全一致</w:t>
            </w:r>
          </w:p>
        </w:tc>
      </w:tr>
      <w:tr w14:paraId="69548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Borders>
              <w:top w:val="nil"/>
              <w:left w:val="nil"/>
              <w:bottom w:val="nil"/>
              <w:right w:val="nil"/>
            </w:tcBorders>
            <w:shd w:val="clear" w:color="auto" w:fill="FFFFFF"/>
          </w:tcPr>
          <w:p w14:paraId="0CF3106D">
            <w:pPr>
              <w:spacing w:line="300" w:lineRule="auto"/>
              <w:contextualSpacing/>
              <w:rPr>
                <w:rFonts w:hint="eastAsia" w:ascii="Times New Roman" w:hAnsi="Times New Roman" w:eastAsia="宋体" w:cs="Times New Roman"/>
                <w:b w:val="0"/>
                <w:bCs/>
                <w:color w:val="000000"/>
                <w:szCs w:val="24"/>
                <w:vertAlign w:val="baseline"/>
                <w14:ligatures w14:val="none"/>
              </w:rPr>
            </w:pPr>
            <w:r>
              <w:rPr>
                <w:rFonts w:hint="eastAsia" w:ascii="Times New Roman" w:hAnsi="Times New Roman" w:eastAsia="宋体" w:cs="Times New Roman"/>
                <w:szCs w:val="24"/>
                <w14:ligatures w14:val="none"/>
              </w:rPr>
              <w:t>正常面孔</w:t>
            </w:r>
          </w:p>
        </w:tc>
        <w:tc>
          <w:tcPr>
            <w:tcW w:w="656" w:type="dxa"/>
            <w:tcBorders>
              <w:top w:val="nil"/>
              <w:left w:val="nil"/>
              <w:bottom w:val="nil"/>
              <w:right w:val="nil"/>
            </w:tcBorders>
            <w:shd w:val="clear" w:color="auto" w:fill="FFFFFF"/>
            <w:vAlign w:val="center"/>
          </w:tcPr>
          <w:p w14:paraId="588115DE">
            <w:pPr>
              <w:spacing w:line="300" w:lineRule="auto"/>
              <w:contextualSpacing/>
              <w:jc w:val="center"/>
              <w:rPr>
                <w:rFonts w:hint="default" w:ascii="Times New Roman" w:hAnsi="Times New Roman" w:eastAsia="宋体" w:cs="Times New Roman"/>
                <w:b w:val="0"/>
                <w:bCs/>
                <w:color w:val="000000"/>
                <w:szCs w:val="24"/>
                <w:vertAlign w:val="baseline"/>
                <w:lang w:val="en-US" w:eastAsia="zh-CN"/>
                <w14:ligatures w14:val="none"/>
              </w:rPr>
            </w:pPr>
            <w:r>
              <w:rPr>
                <w:rFonts w:hint="eastAsia" w:ascii="Times New Roman" w:hAnsi="Times New Roman" w:eastAsia="宋体" w:cs="Times New Roman"/>
                <w:b w:val="0"/>
                <w:bCs/>
                <w:color w:val="000000"/>
                <w:szCs w:val="24"/>
                <w:vertAlign w:val="baseline"/>
                <w:lang w:val="en-US" w:eastAsia="zh-CN"/>
                <w14:ligatures w14:val="none"/>
              </w:rPr>
              <w:t>402</w:t>
            </w:r>
          </w:p>
        </w:tc>
        <w:tc>
          <w:tcPr>
            <w:tcW w:w="1994" w:type="dxa"/>
            <w:tcBorders>
              <w:top w:val="nil"/>
              <w:left w:val="nil"/>
              <w:bottom w:val="nil"/>
              <w:right w:val="nil"/>
            </w:tcBorders>
            <w:shd w:val="clear" w:color="auto" w:fill="FFFFFF"/>
            <w:vAlign w:val="center"/>
          </w:tcPr>
          <w:p w14:paraId="3DE518C6">
            <w:pPr>
              <w:spacing w:line="300" w:lineRule="auto"/>
              <w:contextualSpacing/>
              <w:jc w:val="center"/>
              <w:rPr>
                <w:rFonts w:hint="default" w:ascii="Times New Roman" w:hAnsi="Times New Roman" w:eastAsia="宋体" w:cs="Times New Roman"/>
                <w:b w:val="0"/>
                <w:bCs/>
                <w:color w:val="000000"/>
                <w:szCs w:val="24"/>
                <w:vertAlign w:val="baseline"/>
                <w:lang w:val="en-US" w:eastAsia="zh-CN"/>
                <w14:ligatures w14:val="none"/>
              </w:rPr>
            </w:pPr>
            <w:r>
              <w:rPr>
                <w:rFonts w:hint="eastAsia" w:ascii="Times New Roman" w:hAnsi="Times New Roman" w:eastAsia="宋体" w:cs="Times New Roman"/>
                <w:b w:val="0"/>
                <w:bCs/>
                <w:color w:val="000000"/>
                <w:szCs w:val="24"/>
                <w:vertAlign w:val="baseline"/>
                <w:lang w:val="en-US" w:eastAsia="zh-CN"/>
                <w14:ligatures w14:val="none"/>
              </w:rPr>
              <w:t>634.3±163.5</w:t>
            </w:r>
          </w:p>
        </w:tc>
        <w:tc>
          <w:tcPr>
            <w:tcW w:w="708" w:type="dxa"/>
            <w:tcBorders>
              <w:top w:val="nil"/>
              <w:left w:val="nil"/>
              <w:bottom w:val="nil"/>
              <w:right w:val="nil"/>
            </w:tcBorders>
            <w:shd w:val="clear" w:color="auto" w:fill="FFFFFF"/>
            <w:vAlign w:val="center"/>
          </w:tcPr>
          <w:p w14:paraId="7BB37C74">
            <w:pPr>
              <w:spacing w:line="300" w:lineRule="auto"/>
              <w:contextualSpacing/>
              <w:jc w:val="center"/>
              <w:rPr>
                <w:rFonts w:hint="eastAsia" w:ascii="Times New Roman" w:hAnsi="Times New Roman" w:eastAsia="宋体" w:cs="Times New Roman"/>
                <w:b w:val="0"/>
                <w:bCs/>
                <w:color w:val="000000"/>
                <w:szCs w:val="24"/>
                <w:vertAlign w:val="baseline"/>
                <w14:ligatures w14:val="none"/>
              </w:rPr>
            </w:pPr>
            <w:r>
              <w:rPr>
                <w:rFonts w:hint="eastAsia" w:ascii="Times New Roman" w:hAnsi="Times New Roman" w:eastAsia="宋体" w:cs="Times New Roman"/>
                <w:b w:val="0"/>
                <w:bCs/>
                <w:color w:val="000000"/>
                <w:szCs w:val="24"/>
                <w:vertAlign w:val="baseline"/>
                <w:lang w:val="en-US" w:eastAsia="zh-CN"/>
                <w14:ligatures w14:val="none"/>
              </w:rPr>
              <w:t>402</w:t>
            </w:r>
          </w:p>
        </w:tc>
        <w:tc>
          <w:tcPr>
            <w:tcW w:w="1900" w:type="dxa"/>
            <w:tcBorders>
              <w:top w:val="nil"/>
              <w:left w:val="nil"/>
              <w:bottom w:val="nil"/>
              <w:right w:val="nil"/>
            </w:tcBorders>
            <w:shd w:val="clear" w:color="auto" w:fill="FFFFFF"/>
            <w:vAlign w:val="center"/>
          </w:tcPr>
          <w:p w14:paraId="77C42304">
            <w:pPr>
              <w:spacing w:line="300" w:lineRule="auto"/>
              <w:contextualSpacing/>
              <w:jc w:val="center"/>
              <w:rPr>
                <w:rFonts w:hint="eastAsia" w:ascii="Times New Roman" w:hAnsi="Times New Roman" w:eastAsia="宋体" w:cs="Times New Roman"/>
                <w:b w:val="0"/>
                <w:bCs/>
                <w:color w:val="000000"/>
                <w:szCs w:val="24"/>
                <w:vertAlign w:val="baseline"/>
                <w14:ligatures w14:val="none"/>
              </w:rPr>
            </w:pPr>
            <w:r>
              <w:rPr>
                <w:rFonts w:hint="eastAsia" w:ascii="Times New Roman" w:hAnsi="Times New Roman" w:eastAsia="宋体" w:cs="Times New Roman"/>
                <w:b w:val="0"/>
                <w:bCs/>
                <w:color w:val="000000"/>
                <w:szCs w:val="24"/>
                <w:vertAlign w:val="baseline"/>
                <w:lang w:val="en-US" w:eastAsia="zh-CN"/>
                <w14:ligatures w14:val="none"/>
              </w:rPr>
              <w:t>634.3±163.5</w:t>
            </w:r>
          </w:p>
        </w:tc>
        <w:tc>
          <w:tcPr>
            <w:tcW w:w="925" w:type="dxa"/>
            <w:tcBorders>
              <w:top w:val="nil"/>
              <w:left w:val="nil"/>
              <w:bottom w:val="nil"/>
              <w:right w:val="nil"/>
            </w:tcBorders>
            <w:shd w:val="clear" w:color="auto" w:fill="FFFFFF"/>
            <w:vAlign w:val="center"/>
          </w:tcPr>
          <w:p w14:paraId="18F9F212">
            <w:pPr>
              <w:spacing w:line="300" w:lineRule="auto"/>
              <w:contextualSpacing/>
              <w:jc w:val="center"/>
              <w:rPr>
                <w:rFonts w:hint="default" w:ascii="Times New Roman" w:hAnsi="Times New Roman" w:eastAsia="宋体" w:cs="Times New Roman"/>
                <w:b w:val="0"/>
                <w:bCs/>
                <w:color w:val="000000"/>
                <w:szCs w:val="24"/>
                <w:vertAlign w:val="baseline"/>
                <w:lang w:val="en-US" w:eastAsia="zh-CN"/>
                <w14:ligatures w14:val="none"/>
              </w:rPr>
            </w:pPr>
            <w:r>
              <w:rPr>
                <w:rFonts w:hint="eastAsia" w:ascii="Times New Roman" w:hAnsi="Times New Roman" w:eastAsia="宋体" w:cs="Times New Roman"/>
                <w:b w:val="0"/>
                <w:bCs/>
                <w:color w:val="000000"/>
                <w:szCs w:val="24"/>
                <w:vertAlign w:val="baseline"/>
                <w:lang w:val="en-US" w:eastAsia="zh-CN"/>
                <w14:ligatures w14:val="none"/>
              </w:rPr>
              <w:t>0%</w:t>
            </w:r>
          </w:p>
        </w:tc>
        <w:tc>
          <w:tcPr>
            <w:tcW w:w="1139" w:type="dxa"/>
            <w:tcBorders>
              <w:top w:val="nil"/>
              <w:left w:val="nil"/>
              <w:bottom w:val="nil"/>
              <w:right w:val="nil"/>
            </w:tcBorders>
            <w:shd w:val="clear" w:color="auto" w:fill="FFFFFF"/>
            <w:vAlign w:val="center"/>
          </w:tcPr>
          <w:p w14:paraId="13887619">
            <w:pPr>
              <w:spacing w:line="300" w:lineRule="auto"/>
              <w:contextualSpacing/>
              <w:jc w:val="center"/>
              <w:rPr>
                <w:rFonts w:hint="default" w:ascii="Times New Roman" w:hAnsi="Times New Roman" w:eastAsia="宋体" w:cs="Times New Roman"/>
                <w:b w:val="0"/>
                <w:bCs/>
                <w:color w:val="000000"/>
                <w:szCs w:val="24"/>
                <w:vertAlign w:val="baseline"/>
                <w:lang w:val="en-US" w:eastAsia="zh-CN"/>
                <w14:ligatures w14:val="none"/>
              </w:rPr>
            </w:pPr>
            <w:r>
              <w:rPr>
                <w:rFonts w:hint="eastAsia" w:ascii="Times New Roman" w:hAnsi="Times New Roman" w:eastAsia="宋体" w:cs="Times New Roman"/>
                <w:b w:val="0"/>
                <w:bCs/>
                <w:color w:val="000000"/>
                <w:szCs w:val="24"/>
                <w:vertAlign w:val="baseline"/>
                <w:lang w:val="en-US" w:eastAsia="zh-CN"/>
                <w14:ligatures w14:val="none"/>
              </w:rPr>
              <w:t>完全一致</w:t>
            </w:r>
          </w:p>
        </w:tc>
      </w:tr>
      <w:tr w14:paraId="0394E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Borders>
              <w:top w:val="nil"/>
              <w:left w:val="nil"/>
              <w:bottom w:val="nil"/>
              <w:right w:val="nil"/>
            </w:tcBorders>
            <w:shd w:val="clear" w:color="auto" w:fill="FFFFFF"/>
          </w:tcPr>
          <w:p w14:paraId="64D0F6EE">
            <w:pPr>
              <w:spacing w:line="300" w:lineRule="auto"/>
              <w:contextualSpacing/>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健康对照</w:t>
            </w:r>
          </w:p>
        </w:tc>
        <w:tc>
          <w:tcPr>
            <w:tcW w:w="656" w:type="dxa"/>
            <w:tcBorders>
              <w:top w:val="nil"/>
              <w:left w:val="nil"/>
              <w:bottom w:val="nil"/>
              <w:right w:val="nil"/>
            </w:tcBorders>
            <w:shd w:val="clear" w:color="auto" w:fill="FFFFFF"/>
          </w:tcPr>
          <w:p w14:paraId="305AF9AE">
            <w:pPr>
              <w:spacing w:line="300" w:lineRule="auto"/>
              <w:contextualSpacing/>
              <w:jc w:val="center"/>
              <w:rPr>
                <w:rFonts w:hint="default"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251</w:t>
            </w:r>
          </w:p>
        </w:tc>
        <w:tc>
          <w:tcPr>
            <w:tcW w:w="1994" w:type="dxa"/>
            <w:tcBorders>
              <w:top w:val="nil"/>
              <w:left w:val="nil"/>
              <w:bottom w:val="nil"/>
              <w:right w:val="nil"/>
            </w:tcBorders>
            <w:shd w:val="clear" w:color="auto" w:fill="FFFFFF"/>
          </w:tcPr>
          <w:p w14:paraId="5F4EC024">
            <w:pPr>
              <w:spacing w:line="300" w:lineRule="auto"/>
              <w:contextualSpacing/>
              <w:jc w:val="center"/>
              <w:rPr>
                <w:rFonts w:hint="default"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625.9±153.3</w:t>
            </w:r>
          </w:p>
        </w:tc>
        <w:tc>
          <w:tcPr>
            <w:tcW w:w="708" w:type="dxa"/>
            <w:tcBorders>
              <w:top w:val="nil"/>
              <w:left w:val="nil"/>
              <w:bottom w:val="nil"/>
              <w:right w:val="nil"/>
            </w:tcBorders>
            <w:shd w:val="clear" w:color="auto" w:fill="FFFFFF"/>
            <w:vAlign w:val="top"/>
          </w:tcPr>
          <w:p w14:paraId="4B7E7FC3">
            <w:pPr>
              <w:spacing w:line="300" w:lineRule="auto"/>
              <w:contextualSpacing/>
              <w:jc w:val="center"/>
              <w:rPr>
                <w:rFonts w:hint="eastAsia" w:ascii="Times New Roman" w:hAnsi="Times New Roman" w:eastAsia="宋体" w:cs="Times New Roman"/>
                <w:szCs w:val="24"/>
                <w14:ligatures w14:val="none"/>
              </w:rPr>
            </w:pPr>
            <w:r>
              <w:rPr>
                <w:rFonts w:hint="eastAsia" w:ascii="Times New Roman" w:hAnsi="Times New Roman" w:eastAsia="宋体" w:cs="Times New Roman"/>
                <w:szCs w:val="24"/>
                <w:lang w:val="en-US" w:eastAsia="zh-CN"/>
                <w14:ligatures w14:val="none"/>
              </w:rPr>
              <w:t>251</w:t>
            </w:r>
          </w:p>
        </w:tc>
        <w:tc>
          <w:tcPr>
            <w:tcW w:w="1900" w:type="dxa"/>
            <w:tcBorders>
              <w:top w:val="nil"/>
              <w:left w:val="nil"/>
              <w:bottom w:val="nil"/>
              <w:right w:val="nil"/>
            </w:tcBorders>
            <w:shd w:val="clear" w:color="auto" w:fill="FFFFFF"/>
            <w:vAlign w:val="top"/>
          </w:tcPr>
          <w:p w14:paraId="624428F2">
            <w:pPr>
              <w:spacing w:line="300" w:lineRule="auto"/>
              <w:contextualSpacing/>
              <w:jc w:val="center"/>
              <w:rPr>
                <w:rFonts w:hint="eastAsia" w:ascii="Times New Roman" w:hAnsi="Times New Roman" w:eastAsia="宋体" w:cs="Times New Roman"/>
                <w:szCs w:val="24"/>
                <w14:ligatures w14:val="none"/>
              </w:rPr>
            </w:pPr>
            <w:r>
              <w:rPr>
                <w:rFonts w:hint="eastAsia" w:ascii="Times New Roman" w:hAnsi="Times New Roman" w:eastAsia="宋体" w:cs="Times New Roman"/>
                <w:szCs w:val="24"/>
                <w:lang w:val="en-US" w:eastAsia="zh-CN"/>
                <w14:ligatures w14:val="none"/>
              </w:rPr>
              <w:t>625.9±153.3</w:t>
            </w:r>
          </w:p>
        </w:tc>
        <w:tc>
          <w:tcPr>
            <w:tcW w:w="925" w:type="dxa"/>
            <w:tcBorders>
              <w:top w:val="nil"/>
              <w:left w:val="nil"/>
              <w:bottom w:val="nil"/>
              <w:right w:val="nil"/>
            </w:tcBorders>
            <w:shd w:val="clear" w:color="auto" w:fill="FFFFFF"/>
            <w:vAlign w:val="center"/>
          </w:tcPr>
          <w:p w14:paraId="0C3F8188">
            <w:pPr>
              <w:spacing w:line="300" w:lineRule="auto"/>
              <w:contextualSpacing/>
              <w:jc w:val="center"/>
              <w:rPr>
                <w:rFonts w:hint="default" w:ascii="Times New Roman" w:hAnsi="Times New Roman" w:eastAsia="宋体" w:cs="Times New Roman"/>
                <w:b w:val="0"/>
                <w:bCs/>
                <w:color w:val="000000"/>
                <w:szCs w:val="24"/>
                <w:vertAlign w:val="baseline"/>
                <w:lang w:val="en-US"/>
                <w14:ligatures w14:val="none"/>
              </w:rPr>
            </w:pPr>
            <w:r>
              <w:rPr>
                <w:rFonts w:hint="eastAsia" w:ascii="Times New Roman" w:hAnsi="Times New Roman" w:eastAsia="宋体" w:cs="Times New Roman"/>
                <w:b w:val="0"/>
                <w:bCs/>
                <w:color w:val="000000"/>
                <w:szCs w:val="24"/>
                <w:vertAlign w:val="baseline"/>
                <w:lang w:val="en-US" w:eastAsia="zh-CN"/>
                <w14:ligatures w14:val="none"/>
              </w:rPr>
              <w:t>0%</w:t>
            </w:r>
          </w:p>
        </w:tc>
        <w:tc>
          <w:tcPr>
            <w:tcW w:w="1139" w:type="dxa"/>
            <w:tcBorders>
              <w:top w:val="nil"/>
              <w:left w:val="nil"/>
              <w:bottom w:val="nil"/>
              <w:right w:val="nil"/>
            </w:tcBorders>
            <w:shd w:val="clear" w:color="auto" w:fill="FFFFFF"/>
            <w:vAlign w:val="center"/>
          </w:tcPr>
          <w:p w14:paraId="36E8C76B">
            <w:pPr>
              <w:spacing w:line="300" w:lineRule="auto"/>
              <w:contextualSpacing/>
              <w:jc w:val="center"/>
              <w:rPr>
                <w:rFonts w:hint="eastAsia" w:ascii="Times New Roman" w:hAnsi="Times New Roman" w:eastAsia="宋体" w:cs="Times New Roman"/>
                <w:b w:val="0"/>
                <w:bCs/>
                <w:color w:val="000000"/>
                <w:szCs w:val="24"/>
                <w:vertAlign w:val="baseline"/>
                <w14:ligatures w14:val="none"/>
              </w:rPr>
            </w:pPr>
            <w:r>
              <w:rPr>
                <w:rFonts w:hint="eastAsia" w:ascii="Times New Roman" w:hAnsi="Times New Roman" w:eastAsia="宋体" w:cs="Times New Roman"/>
                <w:b w:val="0"/>
                <w:bCs/>
                <w:color w:val="000000"/>
                <w:szCs w:val="24"/>
                <w:vertAlign w:val="baseline"/>
                <w:lang w:val="en-US" w:eastAsia="zh-CN"/>
                <w14:ligatures w14:val="none"/>
              </w:rPr>
              <w:t>完全一致</w:t>
            </w:r>
          </w:p>
        </w:tc>
      </w:tr>
      <w:tr w14:paraId="30492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Borders>
              <w:top w:val="nil"/>
              <w:left w:val="nil"/>
              <w:bottom w:val="single" w:color="auto" w:sz="12" w:space="0"/>
              <w:right w:val="nil"/>
            </w:tcBorders>
            <w:shd w:val="clear" w:color="auto" w:fill="FFFFFF"/>
          </w:tcPr>
          <w:p w14:paraId="686B2DB0">
            <w:pPr>
              <w:spacing w:line="300" w:lineRule="auto"/>
              <w:contextualSpacing/>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近期生病</w:t>
            </w:r>
          </w:p>
        </w:tc>
        <w:tc>
          <w:tcPr>
            <w:tcW w:w="656" w:type="dxa"/>
            <w:tcBorders>
              <w:top w:val="nil"/>
              <w:left w:val="nil"/>
              <w:bottom w:val="single" w:color="auto" w:sz="12" w:space="0"/>
              <w:right w:val="nil"/>
            </w:tcBorders>
            <w:shd w:val="clear" w:color="auto" w:fill="FFFFFF"/>
          </w:tcPr>
          <w:p w14:paraId="691C61D4">
            <w:pPr>
              <w:spacing w:line="300" w:lineRule="auto"/>
              <w:contextualSpacing/>
              <w:jc w:val="center"/>
              <w:rPr>
                <w:rFonts w:hint="default"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151</w:t>
            </w:r>
          </w:p>
        </w:tc>
        <w:tc>
          <w:tcPr>
            <w:tcW w:w="1994" w:type="dxa"/>
            <w:tcBorders>
              <w:top w:val="nil"/>
              <w:left w:val="nil"/>
              <w:bottom w:val="single" w:color="auto" w:sz="12" w:space="0"/>
              <w:right w:val="nil"/>
            </w:tcBorders>
            <w:shd w:val="clear" w:color="auto" w:fill="FFFFFF"/>
          </w:tcPr>
          <w:p w14:paraId="2C6D28FC">
            <w:pPr>
              <w:spacing w:line="300" w:lineRule="auto"/>
              <w:contextualSpacing/>
              <w:jc w:val="center"/>
              <w:rPr>
                <w:rFonts w:hint="default"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661.8±196.8</w:t>
            </w:r>
          </w:p>
        </w:tc>
        <w:tc>
          <w:tcPr>
            <w:tcW w:w="708" w:type="dxa"/>
            <w:tcBorders>
              <w:top w:val="nil"/>
              <w:left w:val="nil"/>
              <w:bottom w:val="single" w:color="auto" w:sz="12" w:space="0"/>
              <w:right w:val="nil"/>
            </w:tcBorders>
            <w:shd w:val="clear" w:color="auto" w:fill="FFFFFF"/>
            <w:vAlign w:val="top"/>
          </w:tcPr>
          <w:p w14:paraId="61A6E559">
            <w:pPr>
              <w:spacing w:line="300" w:lineRule="auto"/>
              <w:contextualSpacing/>
              <w:jc w:val="center"/>
              <w:rPr>
                <w:rFonts w:hint="eastAsia" w:ascii="Times New Roman" w:hAnsi="Times New Roman" w:eastAsia="宋体" w:cs="Times New Roman"/>
                <w:szCs w:val="24"/>
                <w14:ligatures w14:val="none"/>
              </w:rPr>
            </w:pPr>
            <w:r>
              <w:rPr>
                <w:rFonts w:hint="eastAsia" w:ascii="Times New Roman" w:hAnsi="Times New Roman" w:eastAsia="宋体" w:cs="Times New Roman"/>
                <w:szCs w:val="24"/>
                <w:lang w:val="en-US" w:eastAsia="zh-CN"/>
                <w14:ligatures w14:val="none"/>
              </w:rPr>
              <w:t>151</w:t>
            </w:r>
          </w:p>
        </w:tc>
        <w:tc>
          <w:tcPr>
            <w:tcW w:w="1900" w:type="dxa"/>
            <w:tcBorders>
              <w:top w:val="nil"/>
              <w:left w:val="nil"/>
              <w:bottom w:val="single" w:color="auto" w:sz="12" w:space="0"/>
              <w:right w:val="nil"/>
            </w:tcBorders>
            <w:shd w:val="clear" w:color="auto" w:fill="FFFFFF"/>
            <w:vAlign w:val="top"/>
          </w:tcPr>
          <w:p w14:paraId="5B884390">
            <w:pPr>
              <w:spacing w:line="300" w:lineRule="auto"/>
              <w:contextualSpacing/>
              <w:jc w:val="center"/>
              <w:rPr>
                <w:rFonts w:hint="eastAsia" w:ascii="Times New Roman" w:hAnsi="Times New Roman" w:eastAsia="宋体" w:cs="Times New Roman"/>
                <w:szCs w:val="24"/>
                <w14:ligatures w14:val="none"/>
              </w:rPr>
            </w:pPr>
            <w:r>
              <w:rPr>
                <w:rFonts w:hint="eastAsia" w:ascii="Times New Roman" w:hAnsi="Times New Roman" w:eastAsia="宋体" w:cs="Times New Roman"/>
                <w:szCs w:val="24"/>
                <w:lang w:val="en-US" w:eastAsia="zh-CN"/>
                <w14:ligatures w14:val="none"/>
              </w:rPr>
              <w:t>661.8±196.8</w:t>
            </w:r>
          </w:p>
        </w:tc>
        <w:tc>
          <w:tcPr>
            <w:tcW w:w="925" w:type="dxa"/>
            <w:tcBorders>
              <w:top w:val="nil"/>
              <w:left w:val="nil"/>
              <w:bottom w:val="single" w:color="auto" w:sz="12" w:space="0"/>
              <w:right w:val="nil"/>
            </w:tcBorders>
            <w:shd w:val="clear" w:color="auto" w:fill="FFFFFF"/>
            <w:vAlign w:val="center"/>
          </w:tcPr>
          <w:p w14:paraId="531032C5">
            <w:pPr>
              <w:spacing w:line="300" w:lineRule="auto"/>
              <w:contextualSpacing/>
              <w:jc w:val="center"/>
              <w:rPr>
                <w:rFonts w:hint="default" w:ascii="Times New Roman" w:hAnsi="Times New Roman" w:eastAsia="宋体" w:cs="Times New Roman"/>
                <w:b w:val="0"/>
                <w:bCs/>
                <w:color w:val="000000"/>
                <w:szCs w:val="24"/>
                <w:vertAlign w:val="baseline"/>
                <w:lang w:val="en-US"/>
                <w14:ligatures w14:val="none"/>
              </w:rPr>
            </w:pPr>
            <w:r>
              <w:rPr>
                <w:rFonts w:hint="eastAsia" w:ascii="Times New Roman" w:hAnsi="Times New Roman" w:eastAsia="宋体" w:cs="Times New Roman"/>
                <w:b w:val="0"/>
                <w:bCs/>
                <w:color w:val="000000"/>
                <w:szCs w:val="24"/>
                <w:vertAlign w:val="baseline"/>
                <w:lang w:val="en-US" w:eastAsia="zh-CN"/>
                <w14:ligatures w14:val="none"/>
              </w:rPr>
              <w:t>0%</w:t>
            </w:r>
          </w:p>
        </w:tc>
        <w:tc>
          <w:tcPr>
            <w:tcW w:w="1139" w:type="dxa"/>
            <w:tcBorders>
              <w:top w:val="nil"/>
              <w:left w:val="nil"/>
              <w:bottom w:val="single" w:color="auto" w:sz="12" w:space="0"/>
              <w:right w:val="nil"/>
            </w:tcBorders>
            <w:shd w:val="clear" w:color="auto" w:fill="FFFFFF"/>
            <w:vAlign w:val="center"/>
          </w:tcPr>
          <w:p w14:paraId="5AE54E65">
            <w:pPr>
              <w:spacing w:line="300" w:lineRule="auto"/>
              <w:contextualSpacing/>
              <w:jc w:val="center"/>
              <w:rPr>
                <w:rFonts w:hint="eastAsia" w:ascii="Times New Roman" w:hAnsi="Times New Roman" w:eastAsia="宋体" w:cs="Times New Roman"/>
                <w:b w:val="0"/>
                <w:bCs/>
                <w:color w:val="000000"/>
                <w:szCs w:val="24"/>
                <w:vertAlign w:val="baseline"/>
                <w14:ligatures w14:val="none"/>
              </w:rPr>
            </w:pPr>
            <w:r>
              <w:rPr>
                <w:rFonts w:hint="eastAsia" w:ascii="Times New Roman" w:hAnsi="Times New Roman" w:eastAsia="宋体" w:cs="Times New Roman"/>
                <w:b w:val="0"/>
                <w:bCs/>
                <w:color w:val="000000"/>
                <w:szCs w:val="24"/>
                <w:vertAlign w:val="baseline"/>
                <w:lang w:val="en-US" w:eastAsia="zh-CN"/>
                <w14:ligatures w14:val="none"/>
              </w:rPr>
              <w:t>完全一致</w:t>
            </w:r>
          </w:p>
        </w:tc>
      </w:tr>
    </w:tbl>
    <w:p w14:paraId="4E074759">
      <w:pPr>
        <w:spacing w:line="300" w:lineRule="auto"/>
        <w:contextualSpacing/>
        <w:rPr>
          <w:rFonts w:hint="eastAsia" w:ascii="Times New Roman" w:hAnsi="Times New Roman" w:eastAsia="宋体" w:cs="Times New Roman"/>
          <w:b/>
          <w:bCs/>
          <w:szCs w:val="24"/>
          <w14:ligatures w14:val="none"/>
        </w:rPr>
      </w:pPr>
    </w:p>
    <w:p w14:paraId="59E62557">
      <w:pPr>
        <w:spacing w:line="300" w:lineRule="auto"/>
        <w:jc w:val="center"/>
        <w:rPr>
          <w:rFonts w:hint="default" w:ascii="Times New Roman" w:hAnsi="Times New Roman" w:eastAsia="黑体" w:cs="Times New Roman"/>
          <w:b/>
          <w:bCs/>
          <w:sz w:val="18"/>
          <w:szCs w:val="18"/>
          <w:lang w:val="en-US" w:eastAsia="zh-CN"/>
          <w14:ligatures w14:val="none"/>
        </w:rPr>
      </w:pPr>
      <w:r>
        <w:rPr>
          <w:rFonts w:hint="eastAsia" w:ascii="Times New Roman" w:hAnsi="Times New Roman" w:eastAsia="黑体" w:cs="Times New Roman"/>
          <w:b/>
          <w:bCs/>
          <w:sz w:val="18"/>
          <w:szCs w:val="18"/>
          <w:lang w:val="en-US" w:eastAsia="zh-CN"/>
          <w14:ligatures w14:val="none"/>
        </w:rPr>
        <w:t xml:space="preserve">表 3 </w:t>
      </w:r>
      <w:r>
        <w:rPr>
          <w:rFonts w:hint="eastAsia" w:ascii="Times New Roman" w:hAnsi="Times New Roman" w:eastAsia="黑体" w:cs="Times New Roman"/>
          <w:b/>
          <w:bCs/>
          <w:sz w:val="18"/>
          <w:szCs w:val="18"/>
          <w14:ligatures w14:val="none"/>
        </w:rPr>
        <w:t>自我报告量表描述统计</w:t>
      </w:r>
      <w:r>
        <w:rPr>
          <w:rFonts w:hint="eastAsia" w:ascii="Times New Roman" w:hAnsi="Times New Roman" w:eastAsia="黑体" w:cs="Times New Roman"/>
          <w:b/>
          <w:bCs/>
          <w:sz w:val="18"/>
          <w:szCs w:val="18"/>
          <w:lang w:val="en-US" w:eastAsia="zh-CN"/>
          <w14:ligatures w14:val="none"/>
        </w:rPr>
        <w:t>结果比较</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E223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000000" w:sz="12" w:space="0"/>
              <w:left w:val="nil"/>
              <w:bottom w:val="single" w:color="000000" w:sz="4" w:space="0"/>
              <w:right w:val="nil"/>
              <w:tl2br w:val="nil"/>
            </w:tcBorders>
            <w:shd w:val="clear" w:color="auto" w:fill="FFFFFF"/>
            <w:vAlign w:val="top"/>
          </w:tcPr>
          <w:p w14:paraId="51B7A91F">
            <w:pPr>
              <w:spacing w:line="300" w:lineRule="auto"/>
              <w:contextualSpacing/>
              <w:rPr>
                <w:rFonts w:hint="eastAsia" w:ascii="Times New Roman" w:hAnsi="Times New Roman" w:eastAsia="宋体" w:cs="Times New Roman"/>
                <w:b w:val="0"/>
                <w:color w:val="000000"/>
                <w:szCs w:val="24"/>
                <w14:ligatures w14:val="none"/>
              </w:rPr>
            </w:pPr>
            <w:r>
              <w:rPr>
                <w:rFonts w:hint="default" w:ascii="Times New Roman" w:hAnsi="Times New Roman" w:eastAsia="宋体" w:cs="Times New Roman"/>
                <w:b w:val="0"/>
                <w:color w:val="000000"/>
                <w:szCs w:val="24"/>
                <w:lang w:val="en-US" w:eastAsia="zh-CN"/>
                <w14:ligatures w14:val="none"/>
              </w:rPr>
              <w:t>变量</w:t>
            </w:r>
          </w:p>
        </w:tc>
        <w:tc>
          <w:tcPr>
            <w:tcW w:w="2841" w:type="dxa"/>
            <w:tcBorders>
              <w:top w:val="single" w:color="000000" w:sz="12" w:space="0"/>
              <w:left w:val="nil"/>
              <w:bottom w:val="single" w:color="000000" w:sz="4" w:space="0"/>
              <w:right w:val="nil"/>
            </w:tcBorders>
            <w:shd w:val="clear" w:color="auto" w:fill="FFFFFF"/>
            <w:vAlign w:val="top"/>
          </w:tcPr>
          <w:p w14:paraId="1CDDD7B2">
            <w:pPr>
              <w:spacing w:line="300" w:lineRule="auto"/>
              <w:contextualSpacing/>
              <w:rPr>
                <w:rFonts w:hint="eastAsia" w:ascii="Times New Roman" w:hAnsi="Times New Roman" w:eastAsia="宋体" w:cs="Times New Roman"/>
                <w:b w:val="0"/>
                <w:color w:val="000000"/>
                <w:szCs w:val="24"/>
                <w14:ligatures w14:val="none"/>
              </w:rPr>
            </w:pPr>
            <w:r>
              <w:rPr>
                <w:rFonts w:hint="default" w:ascii="Times New Roman" w:hAnsi="Times New Roman" w:eastAsia="宋体" w:cs="Times New Roman"/>
                <w:b w:val="0"/>
                <w:color w:val="000000"/>
                <w:szCs w:val="24"/>
                <w:lang w:val="en-US" w:eastAsia="zh-CN"/>
                <w14:ligatures w14:val="none"/>
              </w:rPr>
              <w:t>健康对照 (M ± SD)</w:t>
            </w:r>
          </w:p>
        </w:tc>
        <w:tc>
          <w:tcPr>
            <w:tcW w:w="2841" w:type="dxa"/>
            <w:tcBorders>
              <w:top w:val="single" w:color="000000" w:sz="12" w:space="0"/>
              <w:left w:val="nil"/>
              <w:bottom w:val="single" w:color="000000" w:sz="4" w:space="0"/>
              <w:right w:val="nil"/>
            </w:tcBorders>
            <w:shd w:val="clear" w:color="auto" w:fill="FFFFFF"/>
            <w:vAlign w:val="top"/>
          </w:tcPr>
          <w:p w14:paraId="39C97664">
            <w:pPr>
              <w:spacing w:line="300" w:lineRule="auto"/>
              <w:contextualSpacing/>
              <w:rPr>
                <w:rFonts w:hint="eastAsia" w:ascii="Times New Roman" w:hAnsi="Times New Roman" w:eastAsia="宋体" w:cs="Times New Roman"/>
                <w:b w:val="0"/>
                <w:color w:val="000000"/>
                <w:szCs w:val="24"/>
                <w14:ligatures w14:val="none"/>
              </w:rPr>
            </w:pPr>
            <w:r>
              <w:rPr>
                <w:rFonts w:hint="default" w:ascii="Times New Roman" w:hAnsi="Times New Roman" w:eastAsia="宋体" w:cs="Times New Roman"/>
                <w:b w:val="0"/>
                <w:color w:val="000000"/>
                <w:szCs w:val="24"/>
                <w:lang w:val="en-US" w:eastAsia="zh-CN"/>
                <w14:ligatures w14:val="none"/>
              </w:rPr>
              <w:t>近期生病 (M ± SD)</w:t>
            </w:r>
          </w:p>
        </w:tc>
      </w:tr>
      <w:tr w14:paraId="5D7C7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000000" w:sz="4" w:space="0"/>
              <w:left w:val="nil"/>
              <w:bottom w:val="nil"/>
              <w:right w:val="nil"/>
            </w:tcBorders>
            <w:shd w:val="clear" w:color="auto" w:fill="FFFFFF"/>
            <w:vAlign w:val="top"/>
          </w:tcPr>
          <w:p w14:paraId="6663FA5B">
            <w:pPr>
              <w:spacing w:line="300" w:lineRule="auto"/>
              <w:contextualSpacing/>
              <w:rPr>
                <w:rFonts w:hint="eastAsia" w:ascii="Times New Roman" w:hAnsi="Times New Roman" w:eastAsia="宋体" w:cs="Times New Roman"/>
                <w:b w:val="0"/>
                <w:color w:val="000000"/>
                <w:szCs w:val="24"/>
                <w14:ligatures w14:val="none"/>
              </w:rPr>
            </w:pPr>
            <w:r>
              <w:rPr>
                <w:rFonts w:hint="default" w:ascii="Times New Roman" w:hAnsi="Times New Roman" w:eastAsia="宋体" w:cs="Times New Roman"/>
                <w:b w:val="0"/>
                <w:color w:val="000000"/>
                <w:szCs w:val="24"/>
                <w:lang w:val="en-US" w:eastAsia="zh-CN"/>
                <w14:ligatures w14:val="none"/>
              </w:rPr>
              <w:t>PVDpi（感知易感性）</w:t>
            </w:r>
          </w:p>
        </w:tc>
        <w:tc>
          <w:tcPr>
            <w:tcW w:w="2841" w:type="dxa"/>
            <w:tcBorders>
              <w:top w:val="single" w:color="000000" w:sz="4" w:space="0"/>
              <w:left w:val="nil"/>
              <w:bottom w:val="nil"/>
              <w:right w:val="nil"/>
            </w:tcBorders>
            <w:shd w:val="clear" w:color="auto" w:fill="FFFFFF"/>
            <w:vAlign w:val="center"/>
          </w:tcPr>
          <w:p w14:paraId="58E45F20">
            <w:pPr>
              <w:spacing w:line="300" w:lineRule="auto"/>
              <w:contextualSpacing/>
              <w:jc w:val="center"/>
              <w:rPr>
                <w:rFonts w:hint="eastAsia" w:ascii="Times New Roman" w:hAnsi="Times New Roman" w:eastAsia="宋体" w:cs="Times New Roman"/>
                <w:b w:val="0"/>
                <w:color w:val="000000"/>
                <w:szCs w:val="24"/>
                <w14:ligatures w14:val="none"/>
              </w:rPr>
            </w:pPr>
            <w:r>
              <w:rPr>
                <w:rFonts w:hint="default" w:ascii="Times New Roman" w:hAnsi="Times New Roman" w:eastAsia="宋体" w:cs="Times New Roman"/>
                <w:b w:val="0"/>
                <w:color w:val="000000"/>
                <w:szCs w:val="24"/>
                <w:lang w:val="en-US" w:eastAsia="zh-CN"/>
                <w14:ligatures w14:val="none"/>
              </w:rPr>
              <w:t>3.51±1.26</w:t>
            </w:r>
          </w:p>
        </w:tc>
        <w:tc>
          <w:tcPr>
            <w:tcW w:w="2841" w:type="dxa"/>
            <w:tcBorders>
              <w:top w:val="single" w:color="000000" w:sz="4" w:space="0"/>
              <w:left w:val="nil"/>
              <w:bottom w:val="nil"/>
              <w:right w:val="nil"/>
            </w:tcBorders>
            <w:shd w:val="clear" w:color="auto" w:fill="FFFFFF"/>
            <w:vAlign w:val="center"/>
          </w:tcPr>
          <w:p w14:paraId="3EF6C093">
            <w:pPr>
              <w:spacing w:line="300" w:lineRule="auto"/>
              <w:contextualSpacing/>
              <w:jc w:val="center"/>
              <w:rPr>
                <w:rFonts w:hint="eastAsia" w:ascii="Times New Roman" w:hAnsi="Times New Roman" w:eastAsia="宋体" w:cs="Times New Roman"/>
                <w:b w:val="0"/>
                <w:color w:val="000000"/>
                <w:szCs w:val="24"/>
                <w14:ligatures w14:val="none"/>
              </w:rPr>
            </w:pPr>
            <w:r>
              <w:rPr>
                <w:rFonts w:hint="default" w:ascii="Times New Roman" w:hAnsi="Times New Roman" w:eastAsia="宋体" w:cs="Times New Roman"/>
                <w:b w:val="0"/>
                <w:color w:val="000000"/>
                <w:szCs w:val="24"/>
                <w:lang w:val="en-US" w:eastAsia="zh-CN"/>
                <w14:ligatures w14:val="none"/>
              </w:rPr>
              <w:t>3.88±1.28</w:t>
            </w:r>
          </w:p>
        </w:tc>
      </w:tr>
      <w:tr w14:paraId="4B712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shd w:val="clear" w:color="auto" w:fill="FFFFFF"/>
            <w:vAlign w:val="top"/>
          </w:tcPr>
          <w:p w14:paraId="557CDDF7">
            <w:pPr>
              <w:spacing w:line="300" w:lineRule="auto"/>
              <w:contextualSpacing/>
              <w:rPr>
                <w:rFonts w:hint="eastAsia" w:ascii="Times New Roman" w:hAnsi="Times New Roman" w:eastAsia="宋体" w:cs="Times New Roman"/>
                <w:b w:val="0"/>
                <w:color w:val="000000"/>
                <w:szCs w:val="24"/>
                <w14:ligatures w14:val="none"/>
              </w:rPr>
            </w:pPr>
            <w:r>
              <w:rPr>
                <w:rFonts w:hint="default" w:ascii="Times New Roman" w:hAnsi="Times New Roman" w:eastAsia="宋体" w:cs="Times New Roman"/>
                <w:b w:val="0"/>
                <w:color w:val="000000"/>
                <w:szCs w:val="24"/>
                <w:lang w:val="en-US" w:eastAsia="zh-CN"/>
                <w14:ligatures w14:val="none"/>
              </w:rPr>
              <w:t>PVDga（病原体厌恶）</w:t>
            </w:r>
          </w:p>
        </w:tc>
        <w:tc>
          <w:tcPr>
            <w:tcW w:w="2841" w:type="dxa"/>
            <w:tcBorders>
              <w:top w:val="nil"/>
              <w:left w:val="nil"/>
              <w:bottom w:val="nil"/>
              <w:right w:val="nil"/>
            </w:tcBorders>
            <w:shd w:val="clear" w:color="auto" w:fill="FFFFFF"/>
            <w:vAlign w:val="center"/>
          </w:tcPr>
          <w:p w14:paraId="11A32EAE">
            <w:pPr>
              <w:spacing w:line="300" w:lineRule="auto"/>
              <w:contextualSpacing/>
              <w:jc w:val="center"/>
              <w:rPr>
                <w:rFonts w:hint="eastAsia" w:ascii="Times New Roman" w:hAnsi="Times New Roman" w:eastAsia="宋体" w:cs="Times New Roman"/>
                <w:b w:val="0"/>
                <w:color w:val="000000"/>
                <w:szCs w:val="24"/>
                <w14:ligatures w14:val="none"/>
              </w:rPr>
            </w:pPr>
            <w:r>
              <w:rPr>
                <w:rFonts w:hint="default" w:ascii="Times New Roman" w:hAnsi="Times New Roman" w:eastAsia="宋体" w:cs="Times New Roman"/>
                <w:b w:val="0"/>
                <w:color w:val="000000"/>
                <w:szCs w:val="24"/>
                <w:lang w:val="en-US" w:eastAsia="zh-CN"/>
                <w14:ligatures w14:val="none"/>
              </w:rPr>
              <w:t>3.77±1.14</w:t>
            </w:r>
          </w:p>
        </w:tc>
        <w:tc>
          <w:tcPr>
            <w:tcW w:w="2841" w:type="dxa"/>
            <w:tcBorders>
              <w:top w:val="nil"/>
              <w:left w:val="nil"/>
              <w:bottom w:val="nil"/>
              <w:right w:val="nil"/>
            </w:tcBorders>
            <w:shd w:val="clear" w:color="auto" w:fill="FFFFFF"/>
            <w:vAlign w:val="center"/>
          </w:tcPr>
          <w:p w14:paraId="5CD34A88">
            <w:pPr>
              <w:spacing w:line="300" w:lineRule="auto"/>
              <w:contextualSpacing/>
              <w:jc w:val="center"/>
              <w:rPr>
                <w:rFonts w:hint="eastAsia" w:ascii="Times New Roman" w:hAnsi="Times New Roman" w:eastAsia="宋体" w:cs="Times New Roman"/>
                <w:b w:val="0"/>
                <w:color w:val="000000"/>
                <w:szCs w:val="24"/>
                <w14:ligatures w14:val="none"/>
              </w:rPr>
            </w:pPr>
            <w:r>
              <w:rPr>
                <w:rFonts w:hint="default" w:ascii="Times New Roman" w:hAnsi="Times New Roman" w:eastAsia="宋体" w:cs="Times New Roman"/>
                <w:b w:val="0"/>
                <w:color w:val="000000"/>
                <w:szCs w:val="24"/>
                <w:lang w:val="en-US" w:eastAsia="zh-CN"/>
                <w14:ligatures w14:val="none"/>
              </w:rPr>
              <w:t>4.00±1.04</w:t>
            </w:r>
          </w:p>
        </w:tc>
      </w:tr>
      <w:tr w14:paraId="60D4D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shd w:val="clear" w:color="auto" w:fill="FFFFFF"/>
            <w:vAlign w:val="top"/>
          </w:tcPr>
          <w:p w14:paraId="05A758AF">
            <w:pPr>
              <w:spacing w:line="300" w:lineRule="auto"/>
              <w:contextualSpacing/>
              <w:rPr>
                <w:rFonts w:hint="eastAsia" w:ascii="Times New Roman" w:hAnsi="Times New Roman" w:eastAsia="宋体" w:cs="Times New Roman"/>
                <w:b w:val="0"/>
                <w:color w:val="000000"/>
                <w:szCs w:val="24"/>
                <w14:ligatures w14:val="none"/>
              </w:rPr>
            </w:pPr>
            <w:r>
              <w:rPr>
                <w:rFonts w:hint="default" w:ascii="Times New Roman" w:hAnsi="Times New Roman" w:eastAsia="宋体" w:cs="Times New Roman"/>
                <w:b w:val="0"/>
                <w:color w:val="000000"/>
                <w:szCs w:val="24"/>
                <w:lang w:val="en-US" w:eastAsia="zh-CN"/>
                <w14:ligatures w14:val="none"/>
              </w:rPr>
              <w:t>pd（病原体 disgust）</w:t>
            </w:r>
          </w:p>
        </w:tc>
        <w:tc>
          <w:tcPr>
            <w:tcW w:w="2841" w:type="dxa"/>
            <w:tcBorders>
              <w:top w:val="nil"/>
              <w:left w:val="nil"/>
              <w:bottom w:val="nil"/>
              <w:right w:val="nil"/>
            </w:tcBorders>
            <w:shd w:val="clear" w:color="auto" w:fill="FFFFFF"/>
            <w:vAlign w:val="center"/>
          </w:tcPr>
          <w:p w14:paraId="142B2910">
            <w:pPr>
              <w:spacing w:line="300" w:lineRule="auto"/>
              <w:contextualSpacing/>
              <w:jc w:val="center"/>
              <w:rPr>
                <w:rFonts w:hint="eastAsia" w:ascii="Times New Roman" w:hAnsi="Times New Roman" w:eastAsia="宋体" w:cs="Times New Roman"/>
                <w:b w:val="0"/>
                <w:color w:val="000000"/>
                <w:szCs w:val="24"/>
                <w14:ligatures w14:val="none"/>
              </w:rPr>
            </w:pPr>
            <w:r>
              <w:rPr>
                <w:rFonts w:hint="default" w:ascii="Times New Roman" w:hAnsi="Times New Roman" w:eastAsia="宋体" w:cs="Times New Roman"/>
                <w:b w:val="0"/>
                <w:color w:val="000000"/>
                <w:szCs w:val="24"/>
                <w:lang w:val="en-US" w:eastAsia="zh-CN"/>
                <w14:ligatures w14:val="none"/>
              </w:rPr>
              <w:t>4.91±0.92</w:t>
            </w:r>
          </w:p>
        </w:tc>
        <w:tc>
          <w:tcPr>
            <w:tcW w:w="2841" w:type="dxa"/>
            <w:tcBorders>
              <w:top w:val="nil"/>
              <w:left w:val="nil"/>
              <w:bottom w:val="nil"/>
              <w:right w:val="nil"/>
            </w:tcBorders>
            <w:shd w:val="clear" w:color="auto" w:fill="FFFFFF"/>
            <w:vAlign w:val="center"/>
          </w:tcPr>
          <w:p w14:paraId="16A55164">
            <w:pPr>
              <w:spacing w:line="300" w:lineRule="auto"/>
              <w:contextualSpacing/>
              <w:jc w:val="center"/>
              <w:rPr>
                <w:rFonts w:hint="eastAsia" w:ascii="Times New Roman" w:hAnsi="Times New Roman" w:eastAsia="宋体" w:cs="Times New Roman"/>
                <w:b w:val="0"/>
                <w:color w:val="000000"/>
                <w:szCs w:val="24"/>
                <w14:ligatures w14:val="none"/>
              </w:rPr>
            </w:pPr>
            <w:r>
              <w:rPr>
                <w:rFonts w:hint="default" w:ascii="Times New Roman" w:hAnsi="Times New Roman" w:eastAsia="宋体" w:cs="Times New Roman"/>
                <w:b w:val="0"/>
                <w:color w:val="000000"/>
                <w:szCs w:val="24"/>
                <w:lang w:val="en-US" w:eastAsia="zh-CN"/>
                <w14:ligatures w14:val="none"/>
              </w:rPr>
              <w:t>5.12±0.98</w:t>
            </w:r>
          </w:p>
        </w:tc>
      </w:tr>
      <w:tr w14:paraId="58962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shd w:val="clear" w:color="auto" w:fill="FFFFFF"/>
            <w:vAlign w:val="top"/>
          </w:tcPr>
          <w:p w14:paraId="1013CE7D">
            <w:pPr>
              <w:spacing w:line="300" w:lineRule="auto"/>
              <w:contextualSpacing/>
              <w:rPr>
                <w:rFonts w:hint="eastAsia" w:ascii="Times New Roman" w:hAnsi="Times New Roman" w:eastAsia="宋体" w:cs="Times New Roman"/>
                <w:b w:val="0"/>
                <w:color w:val="000000"/>
                <w:szCs w:val="24"/>
                <w14:ligatures w14:val="none"/>
              </w:rPr>
            </w:pPr>
            <w:r>
              <w:rPr>
                <w:rFonts w:hint="default" w:ascii="Times New Roman" w:hAnsi="Times New Roman" w:eastAsia="宋体" w:cs="Times New Roman"/>
                <w:b w:val="0"/>
                <w:color w:val="000000"/>
                <w:szCs w:val="24"/>
                <w:lang w:val="en-US" w:eastAsia="zh-CN"/>
                <w14:ligatures w14:val="none"/>
              </w:rPr>
              <w:t>img（图片厌恶）</w:t>
            </w:r>
          </w:p>
        </w:tc>
        <w:tc>
          <w:tcPr>
            <w:tcW w:w="2841" w:type="dxa"/>
            <w:tcBorders>
              <w:top w:val="nil"/>
              <w:left w:val="nil"/>
              <w:bottom w:val="nil"/>
              <w:right w:val="nil"/>
            </w:tcBorders>
            <w:shd w:val="clear" w:color="auto" w:fill="FFFFFF"/>
            <w:vAlign w:val="center"/>
          </w:tcPr>
          <w:p w14:paraId="6B296DDB">
            <w:pPr>
              <w:spacing w:line="300" w:lineRule="auto"/>
              <w:contextualSpacing/>
              <w:jc w:val="center"/>
              <w:rPr>
                <w:rFonts w:hint="eastAsia" w:ascii="Times New Roman" w:hAnsi="Times New Roman" w:eastAsia="宋体" w:cs="Times New Roman"/>
                <w:b w:val="0"/>
                <w:color w:val="000000"/>
                <w:szCs w:val="24"/>
                <w14:ligatures w14:val="none"/>
              </w:rPr>
            </w:pPr>
            <w:r>
              <w:rPr>
                <w:rFonts w:hint="default" w:ascii="Times New Roman" w:hAnsi="Times New Roman" w:eastAsia="宋体" w:cs="Times New Roman"/>
                <w:b w:val="0"/>
                <w:color w:val="000000"/>
                <w:szCs w:val="24"/>
                <w:lang w:val="en-US" w:eastAsia="zh-CN"/>
                <w14:ligatures w14:val="none"/>
              </w:rPr>
              <w:t>4.29±1.15</w:t>
            </w:r>
          </w:p>
        </w:tc>
        <w:tc>
          <w:tcPr>
            <w:tcW w:w="2841" w:type="dxa"/>
            <w:tcBorders>
              <w:top w:val="nil"/>
              <w:left w:val="nil"/>
              <w:bottom w:val="nil"/>
              <w:right w:val="nil"/>
            </w:tcBorders>
            <w:shd w:val="clear" w:color="auto" w:fill="FFFFFF"/>
            <w:vAlign w:val="center"/>
          </w:tcPr>
          <w:p w14:paraId="6A6916A6">
            <w:pPr>
              <w:spacing w:line="300" w:lineRule="auto"/>
              <w:contextualSpacing/>
              <w:jc w:val="center"/>
              <w:rPr>
                <w:rFonts w:hint="eastAsia" w:ascii="Times New Roman" w:hAnsi="Times New Roman" w:eastAsia="宋体" w:cs="Times New Roman"/>
                <w:b w:val="0"/>
                <w:color w:val="000000"/>
                <w:szCs w:val="24"/>
                <w14:ligatures w14:val="none"/>
              </w:rPr>
            </w:pPr>
            <w:r>
              <w:rPr>
                <w:rFonts w:hint="default" w:ascii="Times New Roman" w:hAnsi="Times New Roman" w:eastAsia="宋体" w:cs="Times New Roman"/>
                <w:b w:val="0"/>
                <w:color w:val="000000"/>
                <w:szCs w:val="24"/>
                <w:lang w:val="en-US" w:eastAsia="zh-CN"/>
                <w14:ligatures w14:val="none"/>
              </w:rPr>
              <w:t>4.40±1.19</w:t>
            </w:r>
          </w:p>
        </w:tc>
      </w:tr>
      <w:tr w14:paraId="2C897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single" w:color="000000" w:sz="12" w:space="0"/>
              <w:right w:val="nil"/>
            </w:tcBorders>
            <w:shd w:val="clear" w:color="auto" w:fill="FFFFFF"/>
            <w:vAlign w:val="top"/>
          </w:tcPr>
          <w:p w14:paraId="4FFE5C32">
            <w:pPr>
              <w:spacing w:line="300" w:lineRule="auto"/>
              <w:contextualSpacing/>
              <w:rPr>
                <w:rFonts w:hint="eastAsia" w:ascii="Times New Roman" w:hAnsi="Times New Roman" w:eastAsia="宋体" w:cs="Times New Roman"/>
                <w:b w:val="0"/>
                <w:color w:val="000000"/>
                <w:szCs w:val="24"/>
                <w14:ligatures w14:val="none"/>
              </w:rPr>
            </w:pPr>
            <w:r>
              <w:rPr>
                <w:rFonts w:hint="default" w:ascii="Times New Roman" w:hAnsi="Times New Roman" w:eastAsia="宋体" w:cs="Times New Roman"/>
                <w:b w:val="0"/>
                <w:color w:val="000000"/>
                <w:szCs w:val="24"/>
                <w:lang w:val="en-US" w:eastAsia="zh-CN"/>
                <w14:ligatures w14:val="none"/>
              </w:rPr>
              <w:t>recency（连续生病时间）</w:t>
            </w:r>
          </w:p>
        </w:tc>
        <w:tc>
          <w:tcPr>
            <w:tcW w:w="2841" w:type="dxa"/>
            <w:tcBorders>
              <w:top w:val="nil"/>
              <w:left w:val="nil"/>
              <w:bottom w:val="single" w:color="000000" w:sz="12" w:space="0"/>
              <w:right w:val="nil"/>
            </w:tcBorders>
            <w:shd w:val="clear" w:color="auto" w:fill="FFFFFF"/>
            <w:vAlign w:val="center"/>
          </w:tcPr>
          <w:p w14:paraId="45FA63D7">
            <w:pPr>
              <w:spacing w:line="300" w:lineRule="auto"/>
              <w:contextualSpacing/>
              <w:jc w:val="center"/>
              <w:rPr>
                <w:rFonts w:hint="eastAsia" w:ascii="Times New Roman" w:hAnsi="Times New Roman" w:eastAsia="宋体" w:cs="Times New Roman"/>
                <w:b w:val="0"/>
                <w:color w:val="000000"/>
                <w:szCs w:val="24"/>
                <w14:ligatures w14:val="none"/>
              </w:rPr>
            </w:pPr>
            <w:r>
              <w:rPr>
                <w:rFonts w:hint="default" w:ascii="Times New Roman" w:hAnsi="Times New Roman" w:eastAsia="宋体" w:cs="Times New Roman"/>
                <w:b w:val="0"/>
                <w:color w:val="000000"/>
                <w:szCs w:val="24"/>
                <w:lang w:val="en-US" w:eastAsia="zh-CN"/>
                <w14:ligatures w14:val="none"/>
              </w:rPr>
              <w:t>2.56±1.18</w:t>
            </w:r>
          </w:p>
        </w:tc>
        <w:tc>
          <w:tcPr>
            <w:tcW w:w="2841" w:type="dxa"/>
            <w:tcBorders>
              <w:top w:val="nil"/>
              <w:left w:val="nil"/>
              <w:bottom w:val="single" w:color="000000" w:sz="12" w:space="0"/>
              <w:right w:val="nil"/>
            </w:tcBorders>
            <w:shd w:val="clear" w:color="auto" w:fill="FFFFFF"/>
            <w:vAlign w:val="center"/>
          </w:tcPr>
          <w:p w14:paraId="31CEF944">
            <w:pPr>
              <w:spacing w:line="300" w:lineRule="auto"/>
              <w:contextualSpacing/>
              <w:jc w:val="center"/>
              <w:rPr>
                <w:rFonts w:hint="eastAsia" w:ascii="Times New Roman" w:hAnsi="Times New Roman" w:eastAsia="宋体" w:cs="Times New Roman"/>
                <w:b w:val="0"/>
                <w:color w:val="000000"/>
                <w:szCs w:val="24"/>
                <w14:ligatures w14:val="none"/>
              </w:rPr>
            </w:pPr>
            <w:r>
              <w:rPr>
                <w:rFonts w:hint="default" w:ascii="Times New Roman" w:hAnsi="Times New Roman" w:eastAsia="宋体" w:cs="Times New Roman"/>
                <w:b w:val="0"/>
                <w:color w:val="000000"/>
                <w:szCs w:val="24"/>
                <w:lang w:val="en-US" w:eastAsia="zh-CN"/>
                <w14:ligatures w14:val="none"/>
              </w:rPr>
              <w:t>4.92±1.28</w:t>
            </w:r>
          </w:p>
        </w:tc>
      </w:tr>
    </w:tbl>
    <w:p w14:paraId="7F76F0C2">
      <w:pPr>
        <w:spacing w:line="300" w:lineRule="auto"/>
        <w:contextualSpacing/>
        <w:rPr>
          <w:rFonts w:hint="eastAsia" w:ascii="Times New Roman" w:hAnsi="Times New Roman" w:eastAsia="宋体" w:cs="Times New Roman"/>
          <w:szCs w:val="24"/>
          <w14:ligatures w14:val="none"/>
        </w:rPr>
      </w:pPr>
    </w:p>
    <w:p w14:paraId="35DC7FF9">
      <w:pPr>
        <w:spacing w:line="300" w:lineRule="auto"/>
        <w:contextualSpacing/>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3.2 推断性统计</w:t>
      </w:r>
    </w:p>
    <w:p w14:paraId="35DC7FFA">
      <w:pPr>
        <w:spacing w:line="300" w:lineRule="auto"/>
        <w:contextualSpacing/>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3.2.1 使用与原文献相同方法的推断性统计</w:t>
      </w:r>
    </w:p>
    <w:p w14:paraId="35DC7FFB">
      <w:pPr>
        <w:spacing w:line="300" w:lineRule="auto"/>
        <w:ind w:firstLine="420" w:firstLineChars="200"/>
        <w:contextualSpacing/>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报告对原文献推断性统计进行重复的结果，并汇总表格：</w:t>
      </w:r>
    </w:p>
    <w:p w14:paraId="35DC7FFC">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4 混合方差分析</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结果的比较(原文献方法)</w:t>
      </w:r>
    </w:p>
    <w:tbl>
      <w:tblPr>
        <w:tblStyle w:val="3"/>
        <w:tblW w:w="87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3025"/>
        <w:gridCol w:w="950"/>
        <w:gridCol w:w="767"/>
        <w:gridCol w:w="816"/>
        <w:gridCol w:w="742"/>
        <w:gridCol w:w="575"/>
        <w:gridCol w:w="1000"/>
      </w:tblGrid>
      <w:tr w14:paraId="45CA0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000000" w:sz="12" w:space="0"/>
              <w:left w:val="nil"/>
              <w:bottom w:val="single" w:color="000000" w:sz="4" w:space="0"/>
              <w:right w:val="nil"/>
              <w:tl2br w:val="nil"/>
            </w:tcBorders>
            <w:shd w:val="clear" w:color="auto" w:fill="FFFFFF"/>
            <w:vAlign w:val="top"/>
          </w:tcPr>
          <w:p w14:paraId="68D40825">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假设</w:t>
            </w:r>
          </w:p>
        </w:tc>
        <w:tc>
          <w:tcPr>
            <w:tcW w:w="3025" w:type="dxa"/>
            <w:tcBorders>
              <w:top w:val="single" w:color="000000" w:sz="12" w:space="0"/>
              <w:left w:val="nil"/>
              <w:bottom w:val="single" w:color="000000" w:sz="4" w:space="0"/>
              <w:right w:val="nil"/>
            </w:tcBorders>
            <w:shd w:val="clear" w:color="auto" w:fill="FFFFFF"/>
            <w:vAlign w:val="top"/>
          </w:tcPr>
          <w:p w14:paraId="6922D553">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效应</w:t>
            </w:r>
          </w:p>
        </w:tc>
        <w:tc>
          <w:tcPr>
            <w:tcW w:w="950" w:type="dxa"/>
            <w:tcBorders>
              <w:top w:val="single" w:color="000000" w:sz="12" w:space="0"/>
              <w:left w:val="nil"/>
              <w:bottom w:val="single" w:color="000000" w:sz="4" w:space="0"/>
              <w:right w:val="nil"/>
            </w:tcBorders>
            <w:shd w:val="clear" w:color="auto" w:fill="FFFFFF"/>
            <w:vAlign w:val="top"/>
          </w:tcPr>
          <w:p w14:paraId="3122A6CE">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F</w:t>
            </w:r>
          </w:p>
        </w:tc>
        <w:tc>
          <w:tcPr>
            <w:tcW w:w="767" w:type="dxa"/>
            <w:tcBorders>
              <w:top w:val="single" w:color="000000" w:sz="12" w:space="0"/>
              <w:left w:val="nil"/>
              <w:bottom w:val="single" w:color="000000" w:sz="4" w:space="0"/>
              <w:right w:val="nil"/>
            </w:tcBorders>
            <w:shd w:val="clear" w:color="auto" w:fill="FFFFFF"/>
            <w:vAlign w:val="top"/>
          </w:tcPr>
          <w:p w14:paraId="75F795EF">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df</w:t>
            </w:r>
          </w:p>
        </w:tc>
        <w:tc>
          <w:tcPr>
            <w:tcW w:w="816" w:type="dxa"/>
            <w:tcBorders>
              <w:top w:val="single" w:color="000000" w:sz="12" w:space="0"/>
              <w:left w:val="nil"/>
              <w:bottom w:val="single" w:color="000000" w:sz="4" w:space="0"/>
              <w:right w:val="nil"/>
            </w:tcBorders>
            <w:shd w:val="clear" w:color="auto" w:fill="FFFFFF"/>
            <w:vAlign w:val="top"/>
          </w:tcPr>
          <w:p w14:paraId="0B9C0D9E">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η²p</w:t>
            </w:r>
          </w:p>
        </w:tc>
        <w:tc>
          <w:tcPr>
            <w:tcW w:w="742" w:type="dxa"/>
            <w:tcBorders>
              <w:top w:val="single" w:color="000000" w:sz="12" w:space="0"/>
              <w:left w:val="nil"/>
              <w:bottom w:val="single" w:color="000000" w:sz="4" w:space="0"/>
              <w:right w:val="nil"/>
            </w:tcBorders>
            <w:shd w:val="clear" w:color="auto" w:fill="FFFFFF"/>
            <w:vAlign w:val="top"/>
          </w:tcPr>
          <w:p w14:paraId="337B3D30">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p</w:t>
            </w:r>
          </w:p>
        </w:tc>
        <w:tc>
          <w:tcPr>
            <w:tcW w:w="575" w:type="dxa"/>
            <w:tcBorders>
              <w:top w:val="single" w:color="000000" w:sz="12" w:space="0"/>
              <w:left w:val="nil"/>
              <w:bottom w:val="single" w:color="000000" w:sz="4" w:space="0"/>
              <w:right w:val="nil"/>
            </w:tcBorders>
            <w:shd w:val="clear" w:color="auto" w:fill="FFFFFF"/>
            <w:vAlign w:val="top"/>
          </w:tcPr>
          <w:p w14:paraId="4CD6397F">
            <w:pPr>
              <w:spacing w:line="360" w:lineRule="auto"/>
              <w:jc w:val="center"/>
              <w:rPr>
                <w:rFonts w:hint="eastAsia" w:ascii="Times New Roman" w:hAnsi="Times New Roman" w:eastAsia="宋体" w:cs="Times New Roman"/>
                <w:b w:val="0"/>
                <w:color w:val="000000"/>
                <w:sz w:val="18"/>
                <w:szCs w:val="18"/>
                <w14:ligatures w14:val="none"/>
              </w:rPr>
            </w:pPr>
            <w:r>
              <w:rPr>
                <w:rFonts w:hint="eastAsia" w:ascii="Times New Roman" w:hAnsi="Times New Roman" w:eastAsia="宋体" w:cs="Times New Roman"/>
                <w:b w:val="0"/>
                <w:color w:val="000000"/>
                <w:sz w:val="18"/>
                <w:szCs w:val="18"/>
                <w14:ligatures w14:val="none"/>
              </w:rPr>
              <w:t>δ</w:t>
            </w:r>
          </w:p>
        </w:tc>
        <w:tc>
          <w:tcPr>
            <w:tcW w:w="1000" w:type="dxa"/>
            <w:tcBorders>
              <w:top w:val="single" w:color="000000" w:sz="12" w:space="0"/>
              <w:left w:val="nil"/>
              <w:bottom w:val="single" w:color="000000" w:sz="4" w:space="0"/>
              <w:right w:val="nil"/>
            </w:tcBorders>
            <w:shd w:val="clear" w:color="auto" w:fill="FFFFFF"/>
            <w:vAlign w:val="top"/>
          </w:tcPr>
          <w:p w14:paraId="07033735">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评级</w:t>
            </w:r>
          </w:p>
        </w:tc>
      </w:tr>
      <w:tr w14:paraId="2CB0A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000000" w:sz="4" w:space="0"/>
              <w:left w:val="nil"/>
              <w:bottom w:val="nil"/>
              <w:right w:val="nil"/>
            </w:tcBorders>
            <w:shd w:val="clear" w:color="auto" w:fill="FFFFFF"/>
            <w:vAlign w:val="top"/>
          </w:tcPr>
          <w:p w14:paraId="52CF48D4">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H1a</w:t>
            </w:r>
          </w:p>
        </w:tc>
        <w:tc>
          <w:tcPr>
            <w:tcW w:w="3025" w:type="dxa"/>
            <w:tcBorders>
              <w:top w:val="single" w:color="000000" w:sz="4" w:space="0"/>
              <w:left w:val="nil"/>
              <w:bottom w:val="nil"/>
              <w:right w:val="nil"/>
            </w:tcBorders>
            <w:shd w:val="clear" w:color="auto" w:fill="FFFFFF"/>
            <w:vAlign w:val="top"/>
          </w:tcPr>
          <w:p w14:paraId="569D73DD">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面孔类型（畸形 &gt; 正常）</w:t>
            </w:r>
          </w:p>
        </w:tc>
        <w:tc>
          <w:tcPr>
            <w:tcW w:w="950" w:type="dxa"/>
            <w:tcBorders>
              <w:top w:val="single" w:color="000000" w:sz="4" w:space="0"/>
              <w:left w:val="nil"/>
              <w:bottom w:val="nil"/>
              <w:right w:val="nil"/>
            </w:tcBorders>
            <w:shd w:val="clear" w:color="auto" w:fill="FFFFFF"/>
            <w:vAlign w:val="top"/>
          </w:tcPr>
          <w:p w14:paraId="3C0D1A11">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14.96</w:t>
            </w:r>
          </w:p>
        </w:tc>
        <w:tc>
          <w:tcPr>
            <w:tcW w:w="767" w:type="dxa"/>
            <w:tcBorders>
              <w:top w:val="single" w:color="000000" w:sz="4" w:space="0"/>
              <w:left w:val="nil"/>
              <w:bottom w:val="nil"/>
              <w:right w:val="nil"/>
            </w:tcBorders>
            <w:shd w:val="clear" w:color="auto" w:fill="FFFFFF"/>
            <w:vAlign w:val="top"/>
          </w:tcPr>
          <w:p w14:paraId="5EA7A886">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1, 400</w:t>
            </w:r>
          </w:p>
        </w:tc>
        <w:tc>
          <w:tcPr>
            <w:tcW w:w="816" w:type="dxa"/>
            <w:tcBorders>
              <w:top w:val="single" w:color="000000" w:sz="4" w:space="0"/>
              <w:left w:val="nil"/>
              <w:bottom w:val="nil"/>
              <w:right w:val="nil"/>
            </w:tcBorders>
            <w:shd w:val="clear" w:color="auto" w:fill="FFFFFF"/>
            <w:vAlign w:val="top"/>
          </w:tcPr>
          <w:p w14:paraId="4F2F9E88">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.036</w:t>
            </w:r>
          </w:p>
        </w:tc>
        <w:tc>
          <w:tcPr>
            <w:tcW w:w="742" w:type="dxa"/>
            <w:tcBorders>
              <w:top w:val="single" w:color="000000" w:sz="4" w:space="0"/>
              <w:left w:val="nil"/>
              <w:bottom w:val="nil"/>
              <w:right w:val="nil"/>
            </w:tcBorders>
            <w:shd w:val="clear" w:color="auto" w:fill="FFFFFF"/>
            <w:vAlign w:val="top"/>
          </w:tcPr>
          <w:p w14:paraId="23C30919">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&lt; .001</w:t>
            </w:r>
          </w:p>
        </w:tc>
        <w:tc>
          <w:tcPr>
            <w:tcW w:w="575" w:type="dxa"/>
            <w:tcBorders>
              <w:top w:val="single" w:color="000000" w:sz="4" w:space="0"/>
              <w:left w:val="nil"/>
              <w:bottom w:val="nil"/>
              <w:right w:val="nil"/>
            </w:tcBorders>
            <w:shd w:val="clear" w:color="auto" w:fill="FFFFFF"/>
            <w:vAlign w:val="top"/>
          </w:tcPr>
          <w:p w14:paraId="111F15D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w:t>
            </w:r>
          </w:p>
        </w:tc>
        <w:tc>
          <w:tcPr>
            <w:tcW w:w="1000" w:type="dxa"/>
            <w:tcBorders>
              <w:top w:val="single" w:color="000000" w:sz="4" w:space="0"/>
              <w:left w:val="nil"/>
              <w:bottom w:val="nil"/>
              <w:right w:val="nil"/>
            </w:tcBorders>
            <w:shd w:val="clear" w:color="auto" w:fill="FFFFFF"/>
            <w:vAlign w:val="top"/>
          </w:tcPr>
          <w:p w14:paraId="30510DB1">
            <w:pPr>
              <w:spacing w:line="360" w:lineRule="auto"/>
              <w:jc w:val="center"/>
              <w:rPr>
                <w:rFonts w:hint="eastAsia" w:ascii="Times New Roman" w:hAnsi="Times New Roman" w:eastAsia="宋体" w:cs="Times New Roman"/>
                <w:b w:val="0"/>
                <w:color w:val="000000"/>
                <w:sz w:val="18"/>
                <w:szCs w:val="18"/>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r>
      <w:tr w14:paraId="770E2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nil"/>
              <w:left w:val="nil"/>
              <w:bottom w:val="nil"/>
              <w:right w:val="nil"/>
            </w:tcBorders>
            <w:shd w:val="clear" w:color="auto" w:fill="FFFFFF"/>
            <w:vAlign w:val="top"/>
          </w:tcPr>
          <w:p w14:paraId="0B60D77F">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H1b</w:t>
            </w:r>
          </w:p>
        </w:tc>
        <w:tc>
          <w:tcPr>
            <w:tcW w:w="3025" w:type="dxa"/>
            <w:tcBorders>
              <w:top w:val="nil"/>
              <w:left w:val="nil"/>
              <w:bottom w:val="nil"/>
              <w:right w:val="nil"/>
            </w:tcBorders>
            <w:shd w:val="clear" w:color="auto" w:fill="FFFFFF"/>
            <w:vAlign w:val="top"/>
          </w:tcPr>
          <w:p w14:paraId="66CDFD84">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生病状态（近期 &gt; 健康）</w:t>
            </w:r>
          </w:p>
        </w:tc>
        <w:tc>
          <w:tcPr>
            <w:tcW w:w="950" w:type="dxa"/>
            <w:tcBorders>
              <w:top w:val="nil"/>
              <w:left w:val="nil"/>
              <w:bottom w:val="nil"/>
              <w:right w:val="nil"/>
            </w:tcBorders>
            <w:shd w:val="clear" w:color="auto" w:fill="FFFFFF"/>
            <w:vAlign w:val="top"/>
          </w:tcPr>
          <w:p w14:paraId="7AE4CF71">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4.23</w:t>
            </w:r>
          </w:p>
        </w:tc>
        <w:tc>
          <w:tcPr>
            <w:tcW w:w="767" w:type="dxa"/>
            <w:tcBorders>
              <w:top w:val="nil"/>
              <w:left w:val="nil"/>
              <w:bottom w:val="nil"/>
              <w:right w:val="nil"/>
            </w:tcBorders>
            <w:shd w:val="clear" w:color="auto" w:fill="FFFFFF"/>
            <w:vAlign w:val="top"/>
          </w:tcPr>
          <w:p w14:paraId="6E73709E">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1, 400</w:t>
            </w:r>
          </w:p>
        </w:tc>
        <w:tc>
          <w:tcPr>
            <w:tcW w:w="816" w:type="dxa"/>
            <w:tcBorders>
              <w:top w:val="nil"/>
              <w:left w:val="nil"/>
              <w:bottom w:val="nil"/>
              <w:right w:val="nil"/>
            </w:tcBorders>
            <w:shd w:val="clear" w:color="auto" w:fill="FFFFFF"/>
            <w:vAlign w:val="top"/>
          </w:tcPr>
          <w:p w14:paraId="5FFF3B26">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.010</w:t>
            </w:r>
          </w:p>
        </w:tc>
        <w:tc>
          <w:tcPr>
            <w:tcW w:w="742" w:type="dxa"/>
            <w:tcBorders>
              <w:top w:val="nil"/>
              <w:left w:val="nil"/>
              <w:bottom w:val="nil"/>
              <w:right w:val="nil"/>
            </w:tcBorders>
            <w:shd w:val="clear" w:color="auto" w:fill="FFFFFF"/>
            <w:vAlign w:val="top"/>
          </w:tcPr>
          <w:p w14:paraId="3E2E788E">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.040</w:t>
            </w:r>
          </w:p>
        </w:tc>
        <w:tc>
          <w:tcPr>
            <w:tcW w:w="575" w:type="dxa"/>
            <w:tcBorders>
              <w:top w:val="nil"/>
              <w:left w:val="nil"/>
              <w:bottom w:val="nil"/>
              <w:right w:val="nil"/>
            </w:tcBorders>
            <w:shd w:val="clear" w:color="auto" w:fill="FFFFFF"/>
            <w:vAlign w:val="top"/>
          </w:tcPr>
          <w:p w14:paraId="30D0C60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w:t>
            </w:r>
          </w:p>
        </w:tc>
        <w:tc>
          <w:tcPr>
            <w:tcW w:w="1000" w:type="dxa"/>
            <w:tcBorders>
              <w:top w:val="nil"/>
              <w:left w:val="nil"/>
              <w:bottom w:val="nil"/>
              <w:right w:val="nil"/>
            </w:tcBorders>
            <w:shd w:val="clear" w:color="auto" w:fill="FFFFFF"/>
            <w:vAlign w:val="top"/>
          </w:tcPr>
          <w:p w14:paraId="019AB8B7">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r>
      <w:tr w14:paraId="56563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nil"/>
              <w:left w:val="nil"/>
              <w:bottom w:val="single" w:color="000000" w:sz="12" w:space="0"/>
              <w:right w:val="nil"/>
            </w:tcBorders>
            <w:shd w:val="clear" w:color="auto" w:fill="FFFFFF"/>
            <w:vAlign w:val="top"/>
          </w:tcPr>
          <w:p w14:paraId="4FD9BBB4">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H1c ⭐</w:t>
            </w:r>
          </w:p>
        </w:tc>
        <w:tc>
          <w:tcPr>
            <w:tcW w:w="3025" w:type="dxa"/>
            <w:tcBorders>
              <w:top w:val="nil"/>
              <w:left w:val="nil"/>
              <w:bottom w:val="single" w:color="000000" w:sz="12" w:space="0"/>
              <w:right w:val="nil"/>
            </w:tcBorders>
            <w:shd w:val="clear" w:color="auto" w:fill="FFFFFF"/>
            <w:vAlign w:val="top"/>
          </w:tcPr>
          <w:p w14:paraId="3EE0401A">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面孔类型×生病状态（交互）</w:t>
            </w:r>
          </w:p>
        </w:tc>
        <w:tc>
          <w:tcPr>
            <w:tcW w:w="950" w:type="dxa"/>
            <w:tcBorders>
              <w:top w:val="nil"/>
              <w:left w:val="nil"/>
              <w:bottom w:val="single" w:color="000000" w:sz="12" w:space="0"/>
              <w:right w:val="nil"/>
            </w:tcBorders>
            <w:shd w:val="clear" w:color="auto" w:fill="FFFFFF"/>
            <w:vAlign w:val="top"/>
          </w:tcPr>
          <w:p w14:paraId="056E049E">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1.87</w:t>
            </w:r>
          </w:p>
        </w:tc>
        <w:tc>
          <w:tcPr>
            <w:tcW w:w="767" w:type="dxa"/>
            <w:tcBorders>
              <w:top w:val="nil"/>
              <w:left w:val="nil"/>
              <w:bottom w:val="single" w:color="000000" w:sz="12" w:space="0"/>
              <w:right w:val="nil"/>
            </w:tcBorders>
            <w:shd w:val="clear" w:color="auto" w:fill="FFFFFF"/>
            <w:vAlign w:val="top"/>
          </w:tcPr>
          <w:p w14:paraId="7E775B0D">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1, 400</w:t>
            </w:r>
          </w:p>
        </w:tc>
        <w:tc>
          <w:tcPr>
            <w:tcW w:w="816" w:type="dxa"/>
            <w:tcBorders>
              <w:top w:val="nil"/>
              <w:left w:val="nil"/>
              <w:bottom w:val="single" w:color="000000" w:sz="12" w:space="0"/>
              <w:right w:val="nil"/>
            </w:tcBorders>
            <w:shd w:val="clear" w:color="auto" w:fill="FFFFFF"/>
            <w:vAlign w:val="top"/>
          </w:tcPr>
          <w:p w14:paraId="13373D55">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.005</w:t>
            </w:r>
          </w:p>
        </w:tc>
        <w:tc>
          <w:tcPr>
            <w:tcW w:w="742" w:type="dxa"/>
            <w:tcBorders>
              <w:top w:val="nil"/>
              <w:left w:val="nil"/>
              <w:bottom w:val="single" w:color="000000" w:sz="12" w:space="0"/>
              <w:right w:val="nil"/>
            </w:tcBorders>
            <w:shd w:val="clear" w:color="auto" w:fill="FFFFFF"/>
            <w:vAlign w:val="top"/>
          </w:tcPr>
          <w:p w14:paraId="6BE67565">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.173</w:t>
            </w:r>
          </w:p>
        </w:tc>
        <w:tc>
          <w:tcPr>
            <w:tcW w:w="575" w:type="dxa"/>
            <w:tcBorders>
              <w:top w:val="nil"/>
              <w:left w:val="nil"/>
              <w:bottom w:val="single" w:color="000000" w:sz="12" w:space="0"/>
              <w:right w:val="nil"/>
            </w:tcBorders>
            <w:shd w:val="clear" w:color="auto" w:fill="FFFFFF"/>
            <w:vAlign w:val="top"/>
          </w:tcPr>
          <w:p w14:paraId="2EDE9B5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w:t>
            </w:r>
          </w:p>
        </w:tc>
        <w:tc>
          <w:tcPr>
            <w:tcW w:w="1000" w:type="dxa"/>
            <w:tcBorders>
              <w:top w:val="nil"/>
              <w:left w:val="nil"/>
              <w:bottom w:val="single" w:color="000000" w:sz="12" w:space="0"/>
              <w:right w:val="nil"/>
            </w:tcBorders>
            <w:shd w:val="clear" w:color="auto" w:fill="FFFFFF"/>
            <w:vAlign w:val="top"/>
          </w:tcPr>
          <w:p w14:paraId="20BB805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r>
    </w:tbl>
    <w:p w14:paraId="360331C5">
      <w:pPr>
        <w:spacing w:line="300" w:lineRule="auto"/>
        <w:jc w:val="center"/>
        <w:rPr>
          <w:rFonts w:ascii="Times New Roman" w:hAnsi="Times New Roman" w:eastAsia="黑体" w:cs="Times New Roman"/>
          <w:b/>
          <w:bCs/>
          <w:sz w:val="18"/>
          <w:szCs w:val="18"/>
          <w14:ligatures w14:val="none"/>
        </w:rPr>
      </w:pPr>
    </w:p>
    <w:p w14:paraId="72453845">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5 简单效应</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结果的比较(原文献方法)</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
        <w:gridCol w:w="947"/>
        <w:gridCol w:w="947"/>
        <w:gridCol w:w="947"/>
        <w:gridCol w:w="947"/>
        <w:gridCol w:w="947"/>
        <w:gridCol w:w="947"/>
        <w:gridCol w:w="947"/>
        <w:gridCol w:w="947"/>
      </w:tblGrid>
      <w:tr w14:paraId="1C5B9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Borders>
              <w:top w:val="single" w:color="000000" w:sz="12" w:space="0"/>
              <w:left w:val="nil"/>
              <w:bottom w:val="single" w:color="000000" w:sz="4" w:space="0"/>
              <w:right w:val="nil"/>
              <w:tl2br w:val="nil"/>
            </w:tcBorders>
            <w:shd w:val="clear" w:color="auto" w:fill="FFFFFF"/>
            <w:vAlign w:val="top"/>
          </w:tcPr>
          <w:p w14:paraId="1E4F2393">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组别</w:t>
            </w:r>
          </w:p>
        </w:tc>
        <w:tc>
          <w:tcPr>
            <w:tcW w:w="947" w:type="dxa"/>
            <w:tcBorders>
              <w:top w:val="single" w:color="000000" w:sz="12" w:space="0"/>
              <w:left w:val="nil"/>
              <w:bottom w:val="single" w:color="000000" w:sz="4" w:space="0"/>
              <w:right w:val="nil"/>
            </w:tcBorders>
            <w:shd w:val="clear" w:color="auto" w:fill="FFFFFF"/>
            <w:vAlign w:val="top"/>
          </w:tcPr>
          <w:p w14:paraId="425FC8EC">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偏向分数 M (ms)</w:t>
            </w:r>
          </w:p>
        </w:tc>
        <w:tc>
          <w:tcPr>
            <w:tcW w:w="947" w:type="dxa"/>
            <w:tcBorders>
              <w:top w:val="single" w:color="000000" w:sz="12" w:space="0"/>
              <w:left w:val="nil"/>
              <w:bottom w:val="single" w:color="000000" w:sz="4" w:space="0"/>
              <w:right w:val="nil"/>
            </w:tcBorders>
            <w:shd w:val="clear" w:color="auto" w:fill="FFFFFF"/>
            <w:vAlign w:val="top"/>
          </w:tcPr>
          <w:p w14:paraId="2EF5AFA3">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SD</w:t>
            </w:r>
          </w:p>
        </w:tc>
        <w:tc>
          <w:tcPr>
            <w:tcW w:w="947" w:type="dxa"/>
            <w:tcBorders>
              <w:top w:val="single" w:color="000000" w:sz="12" w:space="0"/>
              <w:left w:val="nil"/>
              <w:bottom w:val="single" w:color="000000" w:sz="4" w:space="0"/>
              <w:right w:val="nil"/>
            </w:tcBorders>
            <w:shd w:val="clear" w:color="auto" w:fill="FFFFFF"/>
            <w:vAlign w:val="top"/>
          </w:tcPr>
          <w:p w14:paraId="1EDA6FEB">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t</w:t>
            </w:r>
          </w:p>
        </w:tc>
        <w:tc>
          <w:tcPr>
            <w:tcW w:w="947" w:type="dxa"/>
            <w:tcBorders>
              <w:top w:val="single" w:color="000000" w:sz="12" w:space="0"/>
              <w:left w:val="nil"/>
              <w:bottom w:val="single" w:color="000000" w:sz="4" w:space="0"/>
              <w:right w:val="nil"/>
            </w:tcBorders>
            <w:shd w:val="clear" w:color="auto" w:fill="FFFFFF"/>
            <w:vAlign w:val="top"/>
          </w:tcPr>
          <w:p w14:paraId="39A7DB7D">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df</w:t>
            </w:r>
          </w:p>
        </w:tc>
        <w:tc>
          <w:tcPr>
            <w:tcW w:w="947" w:type="dxa"/>
            <w:tcBorders>
              <w:top w:val="single" w:color="000000" w:sz="12" w:space="0"/>
              <w:left w:val="nil"/>
              <w:bottom w:val="single" w:color="000000" w:sz="4" w:space="0"/>
              <w:right w:val="nil"/>
            </w:tcBorders>
            <w:shd w:val="clear" w:color="auto" w:fill="FFFFFF"/>
            <w:vAlign w:val="top"/>
          </w:tcPr>
          <w:p w14:paraId="4560A316">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p</w:t>
            </w:r>
          </w:p>
        </w:tc>
        <w:tc>
          <w:tcPr>
            <w:tcW w:w="947" w:type="dxa"/>
            <w:tcBorders>
              <w:top w:val="single" w:color="000000" w:sz="12" w:space="0"/>
              <w:left w:val="nil"/>
              <w:bottom w:val="single" w:color="000000" w:sz="4" w:space="0"/>
              <w:right w:val="nil"/>
            </w:tcBorders>
            <w:shd w:val="clear" w:color="auto" w:fill="FFFFFF"/>
            <w:vAlign w:val="top"/>
          </w:tcPr>
          <w:p w14:paraId="25BD748D">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95% CI</w:t>
            </w:r>
          </w:p>
        </w:tc>
        <w:tc>
          <w:tcPr>
            <w:tcW w:w="947" w:type="dxa"/>
            <w:tcBorders>
              <w:top w:val="single" w:color="000000" w:sz="12" w:space="0"/>
              <w:left w:val="nil"/>
              <w:bottom w:val="single" w:color="000000" w:sz="4" w:space="0"/>
              <w:right w:val="nil"/>
            </w:tcBorders>
            <w:shd w:val="clear" w:color="auto" w:fill="FFFFFF"/>
            <w:vAlign w:val="top"/>
          </w:tcPr>
          <w:p w14:paraId="35EC2D16">
            <w:pPr>
              <w:spacing w:line="360" w:lineRule="auto"/>
              <w:jc w:val="center"/>
              <w:rPr>
                <w:rFonts w:ascii="Times New Roman" w:hAnsi="Times New Roman" w:eastAsia="宋体" w:cs="Times New Roman"/>
                <w:b w:val="0"/>
                <w:bCs/>
                <w:color w:val="000000"/>
                <w:sz w:val="22"/>
                <w:vertAlign w:val="baseline"/>
                <w14:ligatures w14:val="none"/>
              </w:rPr>
            </w:pPr>
            <w:r>
              <w:rPr>
                <w:rFonts w:hint="eastAsia" w:ascii="Times New Roman" w:hAnsi="Times New Roman" w:eastAsia="宋体" w:cs="Times New Roman"/>
                <w:b w:val="0"/>
                <w:color w:val="000000"/>
                <w:sz w:val="18"/>
                <w:szCs w:val="18"/>
                <w14:ligatures w14:val="none"/>
              </w:rPr>
              <w:t>δ</w:t>
            </w:r>
          </w:p>
        </w:tc>
        <w:tc>
          <w:tcPr>
            <w:tcW w:w="947" w:type="dxa"/>
            <w:tcBorders>
              <w:top w:val="single" w:color="000000" w:sz="12" w:space="0"/>
              <w:left w:val="nil"/>
              <w:bottom w:val="single" w:color="000000" w:sz="4" w:space="0"/>
              <w:right w:val="nil"/>
            </w:tcBorders>
            <w:shd w:val="clear" w:color="auto" w:fill="FFFFFF"/>
            <w:vAlign w:val="top"/>
          </w:tcPr>
          <w:p w14:paraId="3B499DC8">
            <w:pPr>
              <w:spacing w:line="360" w:lineRule="auto"/>
              <w:jc w:val="center"/>
              <w:rPr>
                <w:rFonts w:ascii="Times New Roman" w:hAnsi="Times New Roman" w:eastAsia="宋体" w:cs="Times New Roman"/>
                <w:b w:val="0"/>
                <w:bCs/>
                <w:color w:val="000000"/>
                <w:sz w:val="22"/>
                <w:vertAlign w:val="baseline"/>
                <w14:ligatures w14:val="none"/>
              </w:rPr>
            </w:pPr>
            <w:r>
              <w:rPr>
                <w:rFonts w:hint="eastAsia" w:ascii="Times New Roman" w:hAnsi="Times New Roman" w:eastAsia="宋体" w:cs="Times New Roman"/>
                <w:b w:val="0"/>
                <w:color w:val="000000"/>
                <w:sz w:val="18"/>
                <w:szCs w:val="18"/>
                <w:lang w:val="en-US" w:eastAsia="zh-CN"/>
                <w14:ligatures w14:val="none"/>
              </w:rPr>
              <w:t>评级</w:t>
            </w:r>
          </w:p>
        </w:tc>
      </w:tr>
      <w:tr w14:paraId="76DD8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Borders>
              <w:top w:val="single" w:color="000000" w:sz="4" w:space="0"/>
              <w:left w:val="nil"/>
              <w:bottom w:val="nil"/>
              <w:right w:val="nil"/>
            </w:tcBorders>
            <w:shd w:val="clear" w:color="auto" w:fill="FFFFFF"/>
            <w:vAlign w:val="top"/>
          </w:tcPr>
          <w:p w14:paraId="67BEBFCE">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近期生病组</w:t>
            </w:r>
          </w:p>
        </w:tc>
        <w:tc>
          <w:tcPr>
            <w:tcW w:w="947" w:type="dxa"/>
            <w:tcBorders>
              <w:top w:val="single" w:color="000000" w:sz="4" w:space="0"/>
              <w:left w:val="nil"/>
              <w:bottom w:val="nil"/>
              <w:right w:val="nil"/>
            </w:tcBorders>
            <w:shd w:val="clear" w:color="auto" w:fill="FFFFFF"/>
            <w:vAlign w:val="top"/>
          </w:tcPr>
          <w:p w14:paraId="55484F73">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15.71</w:t>
            </w:r>
          </w:p>
        </w:tc>
        <w:tc>
          <w:tcPr>
            <w:tcW w:w="947" w:type="dxa"/>
            <w:tcBorders>
              <w:top w:val="single" w:color="000000" w:sz="4" w:space="0"/>
              <w:left w:val="nil"/>
              <w:bottom w:val="nil"/>
              <w:right w:val="nil"/>
            </w:tcBorders>
            <w:shd w:val="clear" w:color="auto" w:fill="FFFFFF"/>
            <w:vAlign w:val="top"/>
          </w:tcPr>
          <w:p w14:paraId="696F4BB5">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68.9</w:t>
            </w:r>
          </w:p>
        </w:tc>
        <w:tc>
          <w:tcPr>
            <w:tcW w:w="947" w:type="dxa"/>
            <w:tcBorders>
              <w:top w:val="single" w:color="000000" w:sz="4" w:space="0"/>
              <w:left w:val="nil"/>
              <w:bottom w:val="nil"/>
              <w:right w:val="nil"/>
            </w:tcBorders>
            <w:shd w:val="clear" w:color="auto" w:fill="FFFFFF"/>
            <w:vAlign w:val="top"/>
          </w:tcPr>
          <w:p w14:paraId="710507CD">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2.80</w:t>
            </w:r>
          </w:p>
        </w:tc>
        <w:tc>
          <w:tcPr>
            <w:tcW w:w="947" w:type="dxa"/>
            <w:tcBorders>
              <w:top w:val="single" w:color="000000" w:sz="4" w:space="0"/>
              <w:left w:val="nil"/>
              <w:bottom w:val="nil"/>
              <w:right w:val="nil"/>
            </w:tcBorders>
            <w:shd w:val="clear" w:color="auto" w:fill="FFFFFF"/>
            <w:vAlign w:val="top"/>
          </w:tcPr>
          <w:p w14:paraId="6FF8220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150</w:t>
            </w:r>
          </w:p>
        </w:tc>
        <w:tc>
          <w:tcPr>
            <w:tcW w:w="947" w:type="dxa"/>
            <w:tcBorders>
              <w:top w:val="single" w:color="000000" w:sz="4" w:space="0"/>
              <w:left w:val="nil"/>
              <w:bottom w:val="nil"/>
              <w:right w:val="nil"/>
            </w:tcBorders>
            <w:shd w:val="clear" w:color="auto" w:fill="FFFFFF"/>
            <w:vAlign w:val="top"/>
          </w:tcPr>
          <w:p w14:paraId="3DC0EB2A">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.006</w:t>
            </w:r>
          </w:p>
        </w:tc>
        <w:tc>
          <w:tcPr>
            <w:tcW w:w="947" w:type="dxa"/>
            <w:tcBorders>
              <w:top w:val="single" w:color="000000" w:sz="4" w:space="0"/>
              <w:left w:val="nil"/>
              <w:bottom w:val="nil"/>
              <w:right w:val="nil"/>
            </w:tcBorders>
            <w:shd w:val="clear" w:color="auto" w:fill="FFFFFF"/>
            <w:vAlign w:val="top"/>
          </w:tcPr>
          <w:p w14:paraId="17079B07">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[4.63, 26.79]</w:t>
            </w:r>
          </w:p>
        </w:tc>
        <w:tc>
          <w:tcPr>
            <w:tcW w:w="947" w:type="dxa"/>
            <w:tcBorders>
              <w:top w:val="single" w:color="000000" w:sz="4" w:space="0"/>
              <w:left w:val="nil"/>
              <w:bottom w:val="nil"/>
              <w:right w:val="nil"/>
            </w:tcBorders>
            <w:shd w:val="clear" w:color="auto" w:fill="FFFFFF"/>
            <w:vAlign w:val="top"/>
          </w:tcPr>
          <w:p w14:paraId="687EF009">
            <w:pPr>
              <w:spacing w:line="360" w:lineRule="auto"/>
              <w:jc w:val="center"/>
              <w:rPr>
                <w:rFonts w:ascii="Times New Roman" w:hAnsi="Times New Roman" w:eastAsia="宋体" w:cs="Times New Roman"/>
                <w:b w:val="0"/>
                <w:bCs/>
                <w:color w:val="000000"/>
                <w:sz w:val="22"/>
                <w:vertAlign w:val="baseline"/>
                <w14:ligatures w14:val="none"/>
              </w:rPr>
            </w:pPr>
            <w:r>
              <w:rPr>
                <w:rFonts w:hint="eastAsia" w:ascii="Times New Roman" w:hAnsi="Times New Roman" w:eastAsia="宋体" w:cs="Times New Roman"/>
                <w:b w:val="0"/>
                <w:color w:val="000000"/>
                <w:sz w:val="18"/>
                <w:szCs w:val="18"/>
                <w:lang w:val="en-US" w:eastAsia="zh-CN"/>
                <w14:ligatures w14:val="none"/>
              </w:rPr>
              <w:t>0%</w:t>
            </w:r>
          </w:p>
        </w:tc>
        <w:tc>
          <w:tcPr>
            <w:tcW w:w="947" w:type="dxa"/>
            <w:tcBorders>
              <w:top w:val="single" w:color="000000" w:sz="4" w:space="0"/>
              <w:left w:val="nil"/>
              <w:bottom w:val="nil"/>
              <w:right w:val="nil"/>
            </w:tcBorders>
            <w:shd w:val="clear" w:color="auto" w:fill="FFFFFF"/>
            <w:vAlign w:val="top"/>
          </w:tcPr>
          <w:p w14:paraId="0EBA7B6D">
            <w:pPr>
              <w:spacing w:line="360" w:lineRule="auto"/>
              <w:jc w:val="center"/>
              <w:rPr>
                <w:rFonts w:ascii="Times New Roman" w:hAnsi="Times New Roman" w:eastAsia="宋体" w:cs="Times New Roman"/>
                <w:b w:val="0"/>
                <w:bCs/>
                <w:color w:val="000000"/>
                <w:sz w:val="22"/>
                <w:vertAlign w:val="baseline"/>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r>
      <w:tr w14:paraId="015E6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Borders>
              <w:top w:val="nil"/>
              <w:left w:val="nil"/>
              <w:bottom w:val="single" w:color="000000" w:sz="12" w:space="0"/>
              <w:right w:val="nil"/>
            </w:tcBorders>
            <w:shd w:val="clear" w:color="auto" w:fill="FFFFFF"/>
            <w:vAlign w:val="top"/>
          </w:tcPr>
          <w:p w14:paraId="6F2E4C4D">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健康对照组</w:t>
            </w:r>
          </w:p>
        </w:tc>
        <w:tc>
          <w:tcPr>
            <w:tcW w:w="947" w:type="dxa"/>
            <w:tcBorders>
              <w:top w:val="nil"/>
              <w:left w:val="nil"/>
              <w:bottom w:val="single" w:color="000000" w:sz="12" w:space="0"/>
              <w:right w:val="nil"/>
            </w:tcBorders>
            <w:shd w:val="clear" w:color="auto" w:fill="FFFFFF"/>
            <w:vAlign w:val="top"/>
          </w:tcPr>
          <w:p w14:paraId="6CE0DB92">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7.51</w:t>
            </w:r>
          </w:p>
        </w:tc>
        <w:tc>
          <w:tcPr>
            <w:tcW w:w="947" w:type="dxa"/>
            <w:tcBorders>
              <w:top w:val="nil"/>
              <w:left w:val="nil"/>
              <w:bottom w:val="single" w:color="000000" w:sz="12" w:space="0"/>
              <w:right w:val="nil"/>
            </w:tcBorders>
            <w:shd w:val="clear" w:color="auto" w:fill="FFFFFF"/>
            <w:vAlign w:val="top"/>
          </w:tcPr>
          <w:p w14:paraId="7B67AF23">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50.9</w:t>
            </w:r>
          </w:p>
        </w:tc>
        <w:tc>
          <w:tcPr>
            <w:tcW w:w="947" w:type="dxa"/>
            <w:tcBorders>
              <w:top w:val="nil"/>
              <w:left w:val="nil"/>
              <w:bottom w:val="single" w:color="000000" w:sz="12" w:space="0"/>
              <w:right w:val="nil"/>
            </w:tcBorders>
            <w:shd w:val="clear" w:color="auto" w:fill="FFFFFF"/>
            <w:vAlign w:val="top"/>
          </w:tcPr>
          <w:p w14:paraId="303012C6">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2.34</w:t>
            </w:r>
          </w:p>
        </w:tc>
        <w:tc>
          <w:tcPr>
            <w:tcW w:w="947" w:type="dxa"/>
            <w:tcBorders>
              <w:top w:val="nil"/>
              <w:left w:val="nil"/>
              <w:bottom w:val="single" w:color="000000" w:sz="12" w:space="0"/>
              <w:right w:val="nil"/>
            </w:tcBorders>
            <w:shd w:val="clear" w:color="auto" w:fill="FFFFFF"/>
            <w:vAlign w:val="top"/>
          </w:tcPr>
          <w:p w14:paraId="4A801CD5">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250</w:t>
            </w:r>
          </w:p>
        </w:tc>
        <w:tc>
          <w:tcPr>
            <w:tcW w:w="947" w:type="dxa"/>
            <w:tcBorders>
              <w:top w:val="nil"/>
              <w:left w:val="nil"/>
              <w:bottom w:val="single" w:color="000000" w:sz="12" w:space="0"/>
              <w:right w:val="nil"/>
            </w:tcBorders>
            <w:shd w:val="clear" w:color="auto" w:fill="FFFFFF"/>
            <w:vAlign w:val="top"/>
          </w:tcPr>
          <w:p w14:paraId="1AAB7736">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.020</w:t>
            </w:r>
          </w:p>
        </w:tc>
        <w:tc>
          <w:tcPr>
            <w:tcW w:w="947" w:type="dxa"/>
            <w:tcBorders>
              <w:top w:val="nil"/>
              <w:left w:val="nil"/>
              <w:bottom w:val="single" w:color="000000" w:sz="12" w:space="0"/>
              <w:right w:val="nil"/>
            </w:tcBorders>
            <w:shd w:val="clear" w:color="auto" w:fill="FFFFFF"/>
            <w:vAlign w:val="top"/>
          </w:tcPr>
          <w:p w14:paraId="6BDAB9CE">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[1.19, 13.83]</w:t>
            </w:r>
          </w:p>
        </w:tc>
        <w:tc>
          <w:tcPr>
            <w:tcW w:w="947" w:type="dxa"/>
            <w:tcBorders>
              <w:top w:val="nil"/>
              <w:left w:val="nil"/>
              <w:bottom w:val="single" w:color="000000" w:sz="12" w:space="0"/>
              <w:right w:val="nil"/>
            </w:tcBorders>
            <w:shd w:val="clear" w:color="auto" w:fill="FFFFFF"/>
            <w:vAlign w:val="top"/>
          </w:tcPr>
          <w:p w14:paraId="4ABB7B24">
            <w:pPr>
              <w:spacing w:line="360" w:lineRule="auto"/>
              <w:jc w:val="center"/>
              <w:rPr>
                <w:rFonts w:ascii="Times New Roman" w:hAnsi="Times New Roman" w:eastAsia="宋体" w:cs="Times New Roman"/>
                <w:b w:val="0"/>
                <w:bCs/>
                <w:color w:val="000000"/>
                <w:sz w:val="22"/>
                <w:vertAlign w:val="baseline"/>
                <w14:ligatures w14:val="none"/>
              </w:rPr>
            </w:pPr>
            <w:r>
              <w:rPr>
                <w:rFonts w:hint="eastAsia" w:ascii="Times New Roman" w:hAnsi="Times New Roman" w:eastAsia="宋体" w:cs="Times New Roman"/>
                <w:b w:val="0"/>
                <w:color w:val="000000"/>
                <w:sz w:val="18"/>
                <w:szCs w:val="18"/>
                <w:lang w:val="en-US" w:eastAsia="zh-CN"/>
                <w14:ligatures w14:val="none"/>
              </w:rPr>
              <w:t>0%</w:t>
            </w:r>
          </w:p>
        </w:tc>
        <w:tc>
          <w:tcPr>
            <w:tcW w:w="947" w:type="dxa"/>
            <w:tcBorders>
              <w:top w:val="nil"/>
              <w:left w:val="nil"/>
              <w:bottom w:val="single" w:color="000000" w:sz="12" w:space="0"/>
              <w:right w:val="nil"/>
            </w:tcBorders>
            <w:shd w:val="clear" w:color="auto" w:fill="FFFFFF"/>
            <w:vAlign w:val="top"/>
          </w:tcPr>
          <w:p w14:paraId="534E46F8">
            <w:pPr>
              <w:spacing w:line="360" w:lineRule="auto"/>
              <w:jc w:val="center"/>
              <w:rPr>
                <w:rFonts w:ascii="Times New Roman" w:hAnsi="Times New Roman" w:eastAsia="宋体" w:cs="Times New Roman"/>
                <w:b w:val="0"/>
                <w:bCs/>
                <w:color w:val="000000"/>
                <w:sz w:val="22"/>
                <w:vertAlign w:val="baseline"/>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r>
    </w:tbl>
    <w:p w14:paraId="4EB03FE3">
      <w:pPr>
        <w:spacing w:line="300" w:lineRule="auto"/>
        <w:rPr>
          <w:rFonts w:ascii="Times New Roman" w:hAnsi="Times New Roman" w:eastAsia="宋体" w:cs="Times New Roman"/>
          <w:b/>
          <w:bCs/>
          <w:sz w:val="22"/>
          <w14:ligatures w14:val="none"/>
        </w:rPr>
      </w:pPr>
    </w:p>
    <w:p w14:paraId="1A488F32">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表</w:t>
      </w:r>
      <w:r>
        <w:rPr>
          <w:rFonts w:hint="eastAsia" w:ascii="Times New Roman" w:hAnsi="Times New Roman" w:eastAsia="黑体" w:cs="Times New Roman"/>
          <w:b/>
          <w:bCs/>
          <w:sz w:val="18"/>
          <w:szCs w:val="18"/>
          <w:lang w:val="en-US" w:eastAsia="zh-CN"/>
          <w14:ligatures w14:val="none"/>
        </w:rPr>
        <w:t xml:space="preserve"> 6 等价检验</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结果的比较(原文献方法)</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883"/>
        <w:gridCol w:w="1092"/>
        <w:gridCol w:w="860"/>
        <w:gridCol w:w="965"/>
        <w:gridCol w:w="1417"/>
        <w:gridCol w:w="775"/>
        <w:gridCol w:w="1105"/>
      </w:tblGrid>
      <w:tr w14:paraId="60972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dxa"/>
            <w:tcBorders>
              <w:top w:val="single" w:color="000000" w:sz="12" w:space="0"/>
              <w:left w:val="nil"/>
              <w:bottom w:val="single" w:color="000000" w:sz="4" w:space="0"/>
              <w:right w:val="nil"/>
              <w:tl2br w:val="nil"/>
            </w:tcBorders>
            <w:shd w:val="clear" w:color="auto" w:fill="FFFFFF"/>
            <w:vAlign w:val="top"/>
          </w:tcPr>
          <w:p w14:paraId="75647578">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检验</w:t>
            </w:r>
          </w:p>
        </w:tc>
        <w:tc>
          <w:tcPr>
            <w:tcW w:w="883" w:type="dxa"/>
            <w:tcBorders>
              <w:top w:val="single" w:color="000000" w:sz="12" w:space="0"/>
              <w:left w:val="nil"/>
              <w:bottom w:val="single" w:color="000000" w:sz="4" w:space="0"/>
              <w:right w:val="nil"/>
            </w:tcBorders>
            <w:shd w:val="clear" w:color="auto" w:fill="FFFFFF"/>
            <w:vAlign w:val="top"/>
          </w:tcPr>
          <w:p w14:paraId="7C85002C">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t</w:t>
            </w:r>
          </w:p>
        </w:tc>
        <w:tc>
          <w:tcPr>
            <w:tcW w:w="1092" w:type="dxa"/>
            <w:tcBorders>
              <w:top w:val="single" w:color="000000" w:sz="12" w:space="0"/>
              <w:left w:val="nil"/>
              <w:bottom w:val="single" w:color="000000" w:sz="4" w:space="0"/>
              <w:right w:val="nil"/>
            </w:tcBorders>
            <w:shd w:val="clear" w:color="auto" w:fill="FFFFFF"/>
            <w:vAlign w:val="top"/>
          </w:tcPr>
          <w:p w14:paraId="797951FA">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df</w:t>
            </w:r>
          </w:p>
        </w:tc>
        <w:tc>
          <w:tcPr>
            <w:tcW w:w="860" w:type="dxa"/>
            <w:tcBorders>
              <w:top w:val="single" w:color="000000" w:sz="12" w:space="0"/>
              <w:left w:val="nil"/>
              <w:bottom w:val="single" w:color="000000" w:sz="4" w:space="0"/>
              <w:right w:val="nil"/>
            </w:tcBorders>
            <w:shd w:val="clear" w:color="auto" w:fill="FFFFFF"/>
            <w:vAlign w:val="top"/>
          </w:tcPr>
          <w:p w14:paraId="5924DADC">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p</w:t>
            </w:r>
          </w:p>
        </w:tc>
        <w:tc>
          <w:tcPr>
            <w:tcW w:w="965" w:type="dxa"/>
            <w:tcBorders>
              <w:top w:val="single" w:color="000000" w:sz="12" w:space="0"/>
              <w:left w:val="nil"/>
              <w:bottom w:val="single" w:color="000000" w:sz="4" w:space="0"/>
              <w:right w:val="nil"/>
            </w:tcBorders>
            <w:shd w:val="clear" w:color="auto" w:fill="FFFFFF"/>
            <w:vAlign w:val="top"/>
          </w:tcPr>
          <w:p w14:paraId="10D2C97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dz</w:t>
            </w:r>
          </w:p>
        </w:tc>
        <w:tc>
          <w:tcPr>
            <w:tcW w:w="1417" w:type="dxa"/>
            <w:tcBorders>
              <w:top w:val="single" w:color="000000" w:sz="12" w:space="0"/>
              <w:left w:val="nil"/>
              <w:bottom w:val="single" w:color="000000" w:sz="4" w:space="0"/>
              <w:right w:val="nil"/>
            </w:tcBorders>
            <w:shd w:val="clear" w:color="auto" w:fill="FFFFFF"/>
            <w:vAlign w:val="top"/>
          </w:tcPr>
          <w:p w14:paraId="25D7B25D">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90% CI for dz</w:t>
            </w:r>
          </w:p>
        </w:tc>
        <w:tc>
          <w:tcPr>
            <w:tcW w:w="775" w:type="dxa"/>
            <w:tcBorders>
              <w:top w:val="single" w:color="000000" w:sz="12" w:space="0"/>
              <w:left w:val="nil"/>
              <w:bottom w:val="single" w:color="000000" w:sz="4" w:space="0"/>
              <w:right w:val="nil"/>
            </w:tcBorders>
            <w:shd w:val="clear" w:color="auto" w:fill="FFFFFF"/>
            <w:vAlign w:val="top"/>
          </w:tcPr>
          <w:p w14:paraId="7AEE918E">
            <w:pPr>
              <w:spacing w:line="360" w:lineRule="auto"/>
              <w:jc w:val="center"/>
              <w:rPr>
                <w:rFonts w:ascii="Times New Roman" w:hAnsi="Times New Roman" w:eastAsia="宋体" w:cs="Times New Roman"/>
                <w:b w:val="0"/>
                <w:bCs/>
                <w:color w:val="000000"/>
                <w:sz w:val="22"/>
                <w:vertAlign w:val="baseline"/>
                <w14:ligatures w14:val="none"/>
              </w:rPr>
            </w:pPr>
            <w:r>
              <w:rPr>
                <w:rFonts w:hint="eastAsia" w:ascii="Times New Roman" w:hAnsi="Times New Roman" w:eastAsia="宋体" w:cs="Times New Roman"/>
                <w:b w:val="0"/>
                <w:color w:val="000000"/>
                <w:sz w:val="18"/>
                <w:szCs w:val="18"/>
                <w14:ligatures w14:val="none"/>
              </w:rPr>
              <w:t>δ</w:t>
            </w:r>
          </w:p>
        </w:tc>
        <w:tc>
          <w:tcPr>
            <w:tcW w:w="1105" w:type="dxa"/>
            <w:tcBorders>
              <w:top w:val="single" w:color="000000" w:sz="12" w:space="0"/>
              <w:left w:val="nil"/>
              <w:bottom w:val="single" w:color="000000" w:sz="4" w:space="0"/>
              <w:right w:val="nil"/>
            </w:tcBorders>
            <w:shd w:val="clear" w:color="auto" w:fill="FFFFFF"/>
            <w:vAlign w:val="top"/>
          </w:tcPr>
          <w:p w14:paraId="63E9B8F5">
            <w:pPr>
              <w:spacing w:line="360" w:lineRule="auto"/>
              <w:jc w:val="center"/>
              <w:rPr>
                <w:rFonts w:ascii="Times New Roman" w:hAnsi="Times New Roman" w:eastAsia="宋体" w:cs="Times New Roman"/>
                <w:b w:val="0"/>
                <w:bCs/>
                <w:color w:val="000000"/>
                <w:sz w:val="22"/>
                <w:vertAlign w:val="baseline"/>
                <w14:ligatures w14:val="none"/>
              </w:rPr>
            </w:pPr>
            <w:r>
              <w:rPr>
                <w:rFonts w:hint="eastAsia" w:ascii="Times New Roman" w:hAnsi="Times New Roman" w:eastAsia="宋体" w:cs="Times New Roman"/>
                <w:b w:val="0"/>
                <w:color w:val="000000"/>
                <w:sz w:val="18"/>
                <w:szCs w:val="18"/>
                <w:lang w:val="en-US" w:eastAsia="zh-CN"/>
                <w14:ligatures w14:val="none"/>
              </w:rPr>
              <w:t>评级</w:t>
            </w:r>
          </w:p>
        </w:tc>
      </w:tr>
      <w:tr w14:paraId="52C96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dxa"/>
            <w:tcBorders>
              <w:top w:val="single" w:color="000000" w:sz="4" w:space="0"/>
              <w:left w:val="nil"/>
              <w:bottom w:val="nil"/>
              <w:right w:val="nil"/>
            </w:tcBorders>
            <w:shd w:val="clear" w:color="auto" w:fill="FFFFFF"/>
            <w:vAlign w:val="top"/>
          </w:tcPr>
          <w:p w14:paraId="10BFE75D">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NHST</w:t>
            </w:r>
          </w:p>
        </w:tc>
        <w:tc>
          <w:tcPr>
            <w:tcW w:w="883" w:type="dxa"/>
            <w:tcBorders>
              <w:top w:val="single" w:color="000000" w:sz="4" w:space="0"/>
              <w:left w:val="nil"/>
              <w:bottom w:val="nil"/>
              <w:right w:val="nil"/>
            </w:tcBorders>
            <w:shd w:val="clear" w:color="auto" w:fill="FFFFFF"/>
            <w:vAlign w:val="top"/>
          </w:tcPr>
          <w:p w14:paraId="11E7EC0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−1.27</w:t>
            </w:r>
          </w:p>
        </w:tc>
        <w:tc>
          <w:tcPr>
            <w:tcW w:w="1092" w:type="dxa"/>
            <w:tcBorders>
              <w:top w:val="single" w:color="000000" w:sz="4" w:space="0"/>
              <w:left w:val="nil"/>
              <w:bottom w:val="nil"/>
              <w:right w:val="nil"/>
            </w:tcBorders>
            <w:shd w:val="clear" w:color="auto" w:fill="FFFFFF"/>
            <w:vAlign w:val="top"/>
          </w:tcPr>
          <w:p w14:paraId="2EA18573">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248.39</w:t>
            </w:r>
          </w:p>
        </w:tc>
        <w:tc>
          <w:tcPr>
            <w:tcW w:w="860" w:type="dxa"/>
            <w:tcBorders>
              <w:top w:val="single" w:color="000000" w:sz="4" w:space="0"/>
              <w:left w:val="nil"/>
              <w:bottom w:val="nil"/>
              <w:right w:val="nil"/>
            </w:tcBorders>
            <w:shd w:val="clear" w:color="auto" w:fill="FFFFFF"/>
            <w:vAlign w:val="top"/>
          </w:tcPr>
          <w:p w14:paraId="1BF604F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.206</w:t>
            </w:r>
          </w:p>
        </w:tc>
        <w:tc>
          <w:tcPr>
            <w:tcW w:w="965" w:type="dxa"/>
            <w:tcBorders>
              <w:top w:val="single" w:color="000000" w:sz="4" w:space="0"/>
              <w:left w:val="nil"/>
              <w:bottom w:val="nil"/>
              <w:right w:val="nil"/>
            </w:tcBorders>
            <w:shd w:val="clear" w:color="auto" w:fill="FFFFFF"/>
            <w:vAlign w:val="top"/>
          </w:tcPr>
          <w:p w14:paraId="3B47BABA">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−0.14</w:t>
            </w:r>
          </w:p>
        </w:tc>
        <w:tc>
          <w:tcPr>
            <w:tcW w:w="1417" w:type="dxa"/>
            <w:tcBorders>
              <w:top w:val="single" w:color="000000" w:sz="4" w:space="0"/>
              <w:left w:val="nil"/>
              <w:bottom w:val="nil"/>
              <w:right w:val="nil"/>
            </w:tcBorders>
            <w:shd w:val="clear" w:color="auto" w:fill="FFFFFF"/>
            <w:vAlign w:val="top"/>
          </w:tcPr>
          <w:p w14:paraId="1A267CE1">
            <w:pPr>
              <w:spacing w:line="360" w:lineRule="auto"/>
              <w:jc w:val="center"/>
              <w:rPr>
                <w:rFonts w:hint="eastAsia" w:ascii="Times New Roman" w:hAnsi="Times New Roman" w:eastAsia="宋体" w:cs="Times New Roman"/>
                <w:b w:val="0"/>
                <w:color w:val="000000"/>
                <w:sz w:val="18"/>
                <w:szCs w:val="18"/>
                <w:lang w:val="en-US" w:eastAsia="zh-CN"/>
                <w14:ligatures w14:val="none"/>
              </w:rPr>
            </w:pPr>
            <w:del w:id="6" w:author="Claude" w:date="2026-06-19T00:00:00Z">
              <w:r>
                <w:rPr>
                  <w:rFonts w:hint="default" w:ascii="Times New Roman" w:hAnsi="Times New Roman" w:eastAsia="宋体" w:cs="Times New Roman"/>
                  <w:b w:val="0"/>
                  <w:color w:val="000000"/>
                  <w:sz w:val="18"/>
                  <w:szCs w:val="18"/>
                  <w:lang w:val="en-US" w:eastAsia="zh-CN"/>
                  <w14:ligatures w14:val="none"/>
                </w:rPr>
                <w:delText>[−0.31, 0.04]</w:delText>
              </w:r>
            </w:del>
            <w:ins w:id="7" w:author="Claude" w:date="2026-06-19T00:00:00Z">
              <w:r>
                <w:rPr>
                  <w:rFonts w:hint="default" w:ascii="Times New Roman" w:hAnsi="Times New Roman" w:eastAsia="宋体" w:cs="Times New Roman"/>
                  <w:b w:val="0"/>
                  <w:color w:val="000000"/>
                  <w:sz w:val="18"/>
                  <w:szCs w:val="18"/>
                  <w:lang w:val="en-US" w:eastAsia="zh-CN"/>
                  <w14:ligatures w14:val="none"/>
                </w:rPr>
                <w:t>[−0.31, −0.04]</w:t>
              </w:r>
            </w:ins>
          </w:p>
        </w:tc>
        <w:tc>
          <w:tcPr>
            <w:tcW w:w="775" w:type="dxa"/>
            <w:tcBorders>
              <w:top w:val="single" w:color="000000" w:sz="4" w:space="0"/>
              <w:left w:val="nil"/>
              <w:bottom w:val="nil"/>
              <w:right w:val="nil"/>
            </w:tcBorders>
            <w:shd w:val="clear" w:color="auto" w:fill="FFFFFF"/>
            <w:vAlign w:val="top"/>
          </w:tcPr>
          <w:p w14:paraId="2C9C2449">
            <w:pPr>
              <w:spacing w:line="360" w:lineRule="auto"/>
              <w:jc w:val="center"/>
              <w:rPr>
                <w:rFonts w:ascii="Times New Roman" w:hAnsi="Times New Roman" w:eastAsia="宋体" w:cs="Times New Roman"/>
                <w:b w:val="0"/>
                <w:bCs/>
                <w:color w:val="000000"/>
                <w:sz w:val="22"/>
                <w:vertAlign w:val="baseline"/>
                <w14:ligatures w14:val="none"/>
              </w:rPr>
            </w:pPr>
            <w:r>
              <w:rPr>
                <w:rFonts w:hint="eastAsia" w:ascii="Times New Roman" w:hAnsi="Times New Roman" w:eastAsia="宋体" w:cs="Times New Roman"/>
                <w:b w:val="0"/>
                <w:color w:val="000000"/>
                <w:sz w:val="18"/>
                <w:szCs w:val="18"/>
                <w:lang w:val="en-US" w:eastAsia="zh-CN"/>
                <w14:ligatures w14:val="none"/>
              </w:rPr>
              <w:t>0%</w:t>
            </w:r>
          </w:p>
        </w:tc>
        <w:tc>
          <w:tcPr>
            <w:tcW w:w="1105" w:type="dxa"/>
            <w:tcBorders>
              <w:top w:val="single" w:color="000000" w:sz="4" w:space="0"/>
              <w:left w:val="nil"/>
              <w:bottom w:val="nil"/>
              <w:right w:val="nil"/>
            </w:tcBorders>
            <w:shd w:val="clear" w:color="auto" w:fill="FFFFFF"/>
            <w:vAlign w:val="top"/>
          </w:tcPr>
          <w:p w14:paraId="1FC7EA27">
            <w:pPr>
              <w:spacing w:line="360" w:lineRule="auto"/>
              <w:jc w:val="center"/>
              <w:rPr>
                <w:rFonts w:ascii="Times New Roman" w:hAnsi="Times New Roman" w:eastAsia="宋体" w:cs="Times New Roman"/>
                <w:b w:val="0"/>
                <w:bCs/>
                <w:color w:val="000000"/>
                <w:sz w:val="22"/>
                <w:vertAlign w:val="baseline"/>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r>
      <w:tr w14:paraId="3354A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dxa"/>
            <w:tcBorders>
              <w:top w:val="nil"/>
              <w:left w:val="nil"/>
              <w:bottom w:val="nil"/>
              <w:right w:val="nil"/>
            </w:tcBorders>
            <w:shd w:val="clear" w:color="auto" w:fill="FFFFFF"/>
            <w:vAlign w:val="top"/>
          </w:tcPr>
          <w:p w14:paraId="51240C3C">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TOST 下限</w:t>
            </w:r>
          </w:p>
        </w:tc>
        <w:tc>
          <w:tcPr>
            <w:tcW w:w="883" w:type="dxa"/>
            <w:tcBorders>
              <w:top w:val="nil"/>
              <w:left w:val="nil"/>
              <w:bottom w:val="nil"/>
              <w:right w:val="nil"/>
            </w:tcBorders>
            <w:shd w:val="clear" w:color="auto" w:fill="FFFFFF"/>
            <w:vAlign w:val="top"/>
          </w:tcPr>
          <w:p w14:paraId="4D0B465B">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2.01</w:t>
            </w:r>
          </w:p>
        </w:tc>
        <w:tc>
          <w:tcPr>
            <w:tcW w:w="1092" w:type="dxa"/>
            <w:tcBorders>
              <w:top w:val="nil"/>
              <w:left w:val="nil"/>
              <w:bottom w:val="nil"/>
              <w:right w:val="nil"/>
            </w:tcBorders>
            <w:shd w:val="clear" w:color="auto" w:fill="FFFFFF"/>
            <w:vAlign w:val="top"/>
          </w:tcPr>
          <w:p w14:paraId="04C8F9CD">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248.39</w:t>
            </w:r>
          </w:p>
        </w:tc>
        <w:tc>
          <w:tcPr>
            <w:tcW w:w="860" w:type="dxa"/>
            <w:tcBorders>
              <w:top w:val="nil"/>
              <w:left w:val="nil"/>
              <w:bottom w:val="nil"/>
              <w:right w:val="nil"/>
            </w:tcBorders>
            <w:shd w:val="clear" w:color="auto" w:fill="FFFFFF"/>
            <w:vAlign w:val="top"/>
          </w:tcPr>
          <w:p w14:paraId="6F4E81F4">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.023</w:t>
            </w:r>
          </w:p>
        </w:tc>
        <w:tc>
          <w:tcPr>
            <w:tcW w:w="965" w:type="dxa"/>
            <w:tcBorders>
              <w:top w:val="nil"/>
              <w:left w:val="nil"/>
              <w:bottom w:val="nil"/>
              <w:right w:val="nil"/>
            </w:tcBorders>
            <w:shd w:val="clear" w:color="auto" w:fill="FFFFFF"/>
            <w:vAlign w:val="top"/>
          </w:tcPr>
          <w:p w14:paraId="4F013422">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w:t>
            </w:r>
          </w:p>
        </w:tc>
        <w:tc>
          <w:tcPr>
            <w:tcW w:w="1417" w:type="dxa"/>
            <w:tcBorders>
              <w:top w:val="nil"/>
              <w:left w:val="nil"/>
              <w:bottom w:val="nil"/>
              <w:right w:val="nil"/>
            </w:tcBorders>
            <w:shd w:val="clear" w:color="auto" w:fill="FFFFFF"/>
            <w:vAlign w:val="top"/>
          </w:tcPr>
          <w:p w14:paraId="1645D4A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w:t>
            </w:r>
          </w:p>
        </w:tc>
        <w:tc>
          <w:tcPr>
            <w:tcW w:w="775" w:type="dxa"/>
            <w:tcBorders>
              <w:top w:val="nil"/>
              <w:left w:val="nil"/>
              <w:bottom w:val="nil"/>
              <w:right w:val="nil"/>
            </w:tcBorders>
            <w:shd w:val="clear" w:color="auto" w:fill="FFFFFF"/>
            <w:vAlign w:val="top"/>
          </w:tcPr>
          <w:p w14:paraId="1E1E1D2D">
            <w:pPr>
              <w:spacing w:line="360" w:lineRule="auto"/>
              <w:jc w:val="center"/>
              <w:rPr>
                <w:rFonts w:ascii="Times New Roman" w:hAnsi="Times New Roman" w:eastAsia="宋体" w:cs="Times New Roman"/>
                <w:b w:val="0"/>
                <w:bCs/>
                <w:color w:val="000000"/>
                <w:sz w:val="22"/>
                <w:vertAlign w:val="baseline"/>
                <w14:ligatures w14:val="none"/>
              </w:rPr>
            </w:pPr>
            <w:r>
              <w:rPr>
                <w:rFonts w:hint="eastAsia" w:ascii="Times New Roman" w:hAnsi="Times New Roman" w:eastAsia="宋体" w:cs="Times New Roman"/>
                <w:b w:val="0"/>
                <w:color w:val="000000"/>
                <w:sz w:val="18"/>
                <w:szCs w:val="18"/>
                <w:lang w:val="en-US" w:eastAsia="zh-CN"/>
                <w14:ligatures w14:val="none"/>
              </w:rPr>
              <w:t>0%</w:t>
            </w:r>
          </w:p>
        </w:tc>
        <w:tc>
          <w:tcPr>
            <w:tcW w:w="1105" w:type="dxa"/>
            <w:tcBorders>
              <w:top w:val="nil"/>
              <w:left w:val="nil"/>
              <w:bottom w:val="nil"/>
              <w:right w:val="nil"/>
            </w:tcBorders>
            <w:shd w:val="clear" w:color="auto" w:fill="FFFFFF"/>
            <w:vAlign w:val="top"/>
          </w:tcPr>
          <w:p w14:paraId="05DEA570">
            <w:pPr>
              <w:spacing w:line="360" w:lineRule="auto"/>
              <w:jc w:val="center"/>
              <w:rPr>
                <w:rFonts w:ascii="Times New Roman" w:hAnsi="Times New Roman" w:eastAsia="宋体" w:cs="Times New Roman"/>
                <w:b w:val="0"/>
                <w:bCs/>
                <w:color w:val="000000"/>
                <w:sz w:val="22"/>
                <w:vertAlign w:val="baseline"/>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r>
      <w:tr w14:paraId="024AA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dxa"/>
            <w:tcBorders>
              <w:top w:val="nil"/>
              <w:left w:val="nil"/>
              <w:bottom w:val="single" w:color="000000" w:sz="12" w:space="0"/>
              <w:right w:val="nil"/>
            </w:tcBorders>
            <w:shd w:val="clear" w:color="auto" w:fill="FFFFFF"/>
            <w:vAlign w:val="top"/>
          </w:tcPr>
          <w:p w14:paraId="08C82355">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TOST 上限</w:t>
            </w:r>
          </w:p>
        </w:tc>
        <w:tc>
          <w:tcPr>
            <w:tcW w:w="883" w:type="dxa"/>
            <w:tcBorders>
              <w:top w:val="nil"/>
              <w:left w:val="nil"/>
              <w:bottom w:val="single" w:color="000000" w:sz="12" w:space="0"/>
              <w:right w:val="nil"/>
            </w:tcBorders>
            <w:shd w:val="clear" w:color="auto" w:fill="FFFFFF"/>
            <w:vAlign w:val="top"/>
          </w:tcPr>
          <w:p w14:paraId="7AB93DEE">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−4.55</w:t>
            </w:r>
          </w:p>
        </w:tc>
        <w:tc>
          <w:tcPr>
            <w:tcW w:w="1092" w:type="dxa"/>
            <w:tcBorders>
              <w:top w:val="nil"/>
              <w:left w:val="nil"/>
              <w:bottom w:val="single" w:color="000000" w:sz="12" w:space="0"/>
              <w:right w:val="nil"/>
            </w:tcBorders>
            <w:shd w:val="clear" w:color="auto" w:fill="FFFFFF"/>
            <w:vAlign w:val="top"/>
          </w:tcPr>
          <w:p w14:paraId="37298C83">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248.39</w:t>
            </w:r>
          </w:p>
        </w:tc>
        <w:tc>
          <w:tcPr>
            <w:tcW w:w="860" w:type="dxa"/>
            <w:tcBorders>
              <w:top w:val="nil"/>
              <w:left w:val="nil"/>
              <w:bottom w:val="single" w:color="000000" w:sz="12" w:space="0"/>
              <w:right w:val="nil"/>
            </w:tcBorders>
            <w:shd w:val="clear" w:color="auto" w:fill="FFFFFF"/>
            <w:vAlign w:val="top"/>
          </w:tcPr>
          <w:p w14:paraId="1020EE66">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.001</w:t>
            </w:r>
          </w:p>
        </w:tc>
        <w:tc>
          <w:tcPr>
            <w:tcW w:w="965" w:type="dxa"/>
            <w:tcBorders>
              <w:top w:val="nil"/>
              <w:left w:val="nil"/>
              <w:bottom w:val="single" w:color="000000" w:sz="12" w:space="0"/>
              <w:right w:val="nil"/>
            </w:tcBorders>
            <w:shd w:val="clear" w:color="auto" w:fill="FFFFFF"/>
            <w:vAlign w:val="top"/>
          </w:tcPr>
          <w:p w14:paraId="3994B53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w:t>
            </w:r>
          </w:p>
        </w:tc>
        <w:tc>
          <w:tcPr>
            <w:tcW w:w="1417" w:type="dxa"/>
            <w:tcBorders>
              <w:top w:val="nil"/>
              <w:left w:val="nil"/>
              <w:bottom w:val="single" w:color="000000" w:sz="12" w:space="0"/>
              <w:right w:val="nil"/>
            </w:tcBorders>
            <w:shd w:val="clear" w:color="auto" w:fill="FFFFFF"/>
            <w:vAlign w:val="top"/>
          </w:tcPr>
          <w:p w14:paraId="2136E6A3">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w:t>
            </w:r>
          </w:p>
        </w:tc>
        <w:tc>
          <w:tcPr>
            <w:tcW w:w="775" w:type="dxa"/>
            <w:tcBorders>
              <w:top w:val="nil"/>
              <w:left w:val="nil"/>
              <w:bottom w:val="single" w:color="000000" w:sz="12" w:space="0"/>
              <w:right w:val="nil"/>
            </w:tcBorders>
            <w:shd w:val="clear" w:color="auto" w:fill="FFFFFF"/>
            <w:vAlign w:val="top"/>
          </w:tcPr>
          <w:p w14:paraId="33E45519">
            <w:pPr>
              <w:spacing w:line="360" w:lineRule="auto"/>
              <w:jc w:val="center"/>
              <w:rPr>
                <w:rFonts w:ascii="Times New Roman" w:hAnsi="Times New Roman" w:eastAsia="宋体" w:cs="Times New Roman"/>
                <w:b w:val="0"/>
                <w:bCs/>
                <w:color w:val="000000"/>
                <w:sz w:val="22"/>
                <w:vertAlign w:val="baseline"/>
                <w14:ligatures w14:val="none"/>
              </w:rPr>
            </w:pPr>
            <w:r>
              <w:rPr>
                <w:rFonts w:hint="eastAsia" w:ascii="Times New Roman" w:hAnsi="Times New Roman" w:eastAsia="宋体" w:cs="Times New Roman"/>
                <w:b w:val="0"/>
                <w:color w:val="000000"/>
                <w:sz w:val="18"/>
                <w:szCs w:val="18"/>
                <w:lang w:val="en-US" w:eastAsia="zh-CN"/>
                <w14:ligatures w14:val="none"/>
              </w:rPr>
              <w:t>0%</w:t>
            </w:r>
          </w:p>
        </w:tc>
        <w:tc>
          <w:tcPr>
            <w:tcW w:w="1105" w:type="dxa"/>
            <w:tcBorders>
              <w:top w:val="nil"/>
              <w:left w:val="nil"/>
              <w:bottom w:val="single" w:color="000000" w:sz="12" w:space="0"/>
              <w:right w:val="nil"/>
            </w:tcBorders>
            <w:shd w:val="clear" w:color="auto" w:fill="FFFFFF"/>
            <w:vAlign w:val="top"/>
          </w:tcPr>
          <w:p w14:paraId="48CEEC1F">
            <w:pPr>
              <w:spacing w:line="360" w:lineRule="auto"/>
              <w:jc w:val="center"/>
              <w:rPr>
                <w:rFonts w:ascii="Times New Roman" w:hAnsi="Times New Roman" w:eastAsia="宋体" w:cs="Times New Roman"/>
                <w:b w:val="0"/>
                <w:bCs/>
                <w:color w:val="000000"/>
                <w:sz w:val="22"/>
                <w:vertAlign w:val="baseline"/>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r>
    </w:tbl>
    <w:p w14:paraId="3A6A6879">
      <w:pPr>
        <w:spacing w:line="300" w:lineRule="auto"/>
        <w:rPr>
          <w:rFonts w:ascii="Times New Roman" w:hAnsi="Times New Roman" w:eastAsia="宋体" w:cs="Times New Roman"/>
          <w:b/>
          <w:bCs/>
          <w:sz w:val="22"/>
          <w14:ligatures w14:val="none"/>
        </w:rPr>
      </w:pPr>
    </w:p>
    <w:p w14:paraId="256B0128">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表</w:t>
      </w:r>
      <w:r>
        <w:rPr>
          <w:rFonts w:hint="eastAsia" w:ascii="Times New Roman" w:hAnsi="Times New Roman" w:eastAsia="黑体" w:cs="Times New Roman"/>
          <w:b/>
          <w:bCs/>
          <w:sz w:val="18"/>
          <w:szCs w:val="18"/>
          <w:lang w:val="en-US" w:eastAsia="zh-CN"/>
          <w14:ligatures w14:val="none"/>
        </w:rPr>
        <w:t xml:space="preserve"> 7 自我报告——组间差异</w:t>
      </w:r>
      <w:r>
        <w:rPr>
          <w:rFonts w:hint="eastAsia" w:ascii="Times New Roman" w:hAnsi="Times New Roman" w:eastAsia="黑体" w:cs="Times New Roman"/>
          <w:b/>
          <w:bCs/>
          <w:sz w:val="18"/>
          <w:szCs w:val="18"/>
          <w14:ligatures w14:val="none"/>
        </w:rPr>
        <w:t>结果的比较(原文献方法)</w:t>
      </w:r>
    </w:p>
    <w:tbl>
      <w:tblPr>
        <w:tblStyle w:val="3"/>
        <w:tblW w:w="87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0"/>
        <w:gridCol w:w="1517"/>
        <w:gridCol w:w="1100"/>
        <w:gridCol w:w="1175"/>
        <w:gridCol w:w="675"/>
        <w:gridCol w:w="791"/>
        <w:gridCol w:w="559"/>
        <w:gridCol w:w="566"/>
        <w:gridCol w:w="667"/>
        <w:gridCol w:w="1067"/>
      </w:tblGrid>
      <w:tr w14:paraId="5C1C3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single" w:color="000000" w:sz="12" w:space="0"/>
              <w:left w:val="nil"/>
              <w:bottom w:val="single" w:color="000000" w:sz="4" w:space="0"/>
              <w:right w:val="nil"/>
              <w:tl2br w:val="nil"/>
            </w:tcBorders>
            <w:shd w:val="clear" w:color="auto" w:fill="FFFFFF"/>
            <w:vAlign w:val="top"/>
          </w:tcPr>
          <w:p w14:paraId="28CDB7E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假设</w:t>
            </w:r>
          </w:p>
        </w:tc>
        <w:tc>
          <w:tcPr>
            <w:tcW w:w="1517" w:type="dxa"/>
            <w:tcBorders>
              <w:top w:val="single" w:color="000000" w:sz="12" w:space="0"/>
              <w:left w:val="nil"/>
              <w:bottom w:val="single" w:color="000000" w:sz="4" w:space="0"/>
              <w:right w:val="nil"/>
            </w:tcBorders>
            <w:shd w:val="clear" w:color="auto" w:fill="FFFFFF"/>
            <w:vAlign w:val="top"/>
          </w:tcPr>
          <w:p w14:paraId="348666F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变量</w:t>
            </w:r>
          </w:p>
        </w:tc>
        <w:tc>
          <w:tcPr>
            <w:tcW w:w="1100" w:type="dxa"/>
            <w:tcBorders>
              <w:top w:val="single" w:color="000000" w:sz="12" w:space="0"/>
              <w:left w:val="nil"/>
              <w:bottom w:val="single" w:color="000000" w:sz="4" w:space="0"/>
              <w:right w:val="nil"/>
            </w:tcBorders>
            <w:shd w:val="clear" w:color="auto" w:fill="FFFFFF"/>
            <w:vAlign w:val="top"/>
          </w:tcPr>
          <w:p w14:paraId="18DCADF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健康对照 M±SD</w:t>
            </w:r>
          </w:p>
        </w:tc>
        <w:tc>
          <w:tcPr>
            <w:tcW w:w="1175" w:type="dxa"/>
            <w:tcBorders>
              <w:top w:val="single" w:color="000000" w:sz="12" w:space="0"/>
              <w:left w:val="nil"/>
              <w:bottom w:val="single" w:color="000000" w:sz="4" w:space="0"/>
              <w:right w:val="nil"/>
            </w:tcBorders>
            <w:shd w:val="clear" w:color="auto" w:fill="FFFFFF"/>
            <w:vAlign w:val="top"/>
          </w:tcPr>
          <w:p w14:paraId="7DB6E36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近期生病 M±SD</w:t>
            </w:r>
          </w:p>
        </w:tc>
        <w:tc>
          <w:tcPr>
            <w:tcW w:w="675" w:type="dxa"/>
            <w:tcBorders>
              <w:top w:val="single" w:color="000000" w:sz="12" w:space="0"/>
              <w:left w:val="nil"/>
              <w:bottom w:val="single" w:color="000000" w:sz="4" w:space="0"/>
              <w:right w:val="nil"/>
            </w:tcBorders>
            <w:shd w:val="clear" w:color="auto" w:fill="FFFFFF"/>
            <w:vAlign w:val="top"/>
          </w:tcPr>
          <w:p w14:paraId="18EA485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t</w:t>
            </w:r>
          </w:p>
        </w:tc>
        <w:tc>
          <w:tcPr>
            <w:tcW w:w="791" w:type="dxa"/>
            <w:tcBorders>
              <w:top w:val="single" w:color="000000" w:sz="12" w:space="0"/>
              <w:left w:val="nil"/>
              <w:bottom w:val="single" w:color="000000" w:sz="4" w:space="0"/>
              <w:right w:val="nil"/>
            </w:tcBorders>
            <w:shd w:val="clear" w:color="auto" w:fill="FFFFFF"/>
            <w:vAlign w:val="top"/>
          </w:tcPr>
          <w:p w14:paraId="66637F7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df</w:t>
            </w:r>
          </w:p>
        </w:tc>
        <w:tc>
          <w:tcPr>
            <w:tcW w:w="559" w:type="dxa"/>
            <w:tcBorders>
              <w:top w:val="single" w:color="000000" w:sz="12" w:space="0"/>
              <w:left w:val="nil"/>
              <w:bottom w:val="single" w:color="000000" w:sz="4" w:space="0"/>
              <w:right w:val="nil"/>
            </w:tcBorders>
            <w:shd w:val="clear" w:color="auto" w:fill="FFFFFF"/>
            <w:vAlign w:val="top"/>
          </w:tcPr>
          <w:p w14:paraId="46816CE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p</w:t>
            </w:r>
          </w:p>
        </w:tc>
        <w:tc>
          <w:tcPr>
            <w:tcW w:w="566" w:type="dxa"/>
            <w:tcBorders>
              <w:top w:val="single" w:color="000000" w:sz="12" w:space="0"/>
              <w:left w:val="nil"/>
              <w:bottom w:val="single" w:color="000000" w:sz="4" w:space="0"/>
              <w:right w:val="nil"/>
            </w:tcBorders>
            <w:shd w:val="clear" w:color="auto" w:fill="FFFFFF"/>
            <w:vAlign w:val="top"/>
          </w:tcPr>
          <w:p w14:paraId="03FD4EE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r</w:t>
            </w:r>
          </w:p>
        </w:tc>
        <w:tc>
          <w:tcPr>
            <w:tcW w:w="667" w:type="dxa"/>
            <w:tcBorders>
              <w:top w:val="single" w:color="000000" w:sz="12" w:space="0"/>
              <w:left w:val="nil"/>
              <w:bottom w:val="single" w:color="000000" w:sz="4" w:space="0"/>
              <w:right w:val="nil"/>
            </w:tcBorders>
            <w:shd w:val="clear" w:color="auto" w:fill="FFFFFF"/>
            <w:vAlign w:val="top"/>
          </w:tcPr>
          <w:p w14:paraId="77F69D54">
            <w:pPr>
              <w:spacing w:line="360" w:lineRule="auto"/>
              <w:jc w:val="center"/>
              <w:rPr>
                <w:rFonts w:ascii="Times New Roman" w:hAnsi="Times New Roman" w:eastAsia="宋体" w:cs="Times New Roman"/>
                <w:b w:val="0"/>
                <w:bCs/>
                <w:color w:val="000000"/>
                <w:sz w:val="22"/>
                <w:vertAlign w:val="baseline"/>
                <w14:ligatures w14:val="none"/>
              </w:rPr>
            </w:pPr>
            <w:r>
              <w:rPr>
                <w:rFonts w:hint="eastAsia" w:ascii="Times New Roman" w:hAnsi="Times New Roman" w:eastAsia="宋体" w:cs="Times New Roman"/>
                <w:b w:val="0"/>
                <w:color w:val="000000"/>
                <w:sz w:val="18"/>
                <w:szCs w:val="18"/>
                <w14:ligatures w14:val="none"/>
              </w:rPr>
              <w:t>δ</w:t>
            </w:r>
          </w:p>
        </w:tc>
        <w:tc>
          <w:tcPr>
            <w:tcW w:w="1067" w:type="dxa"/>
            <w:tcBorders>
              <w:top w:val="single" w:color="000000" w:sz="12" w:space="0"/>
              <w:left w:val="nil"/>
              <w:bottom w:val="single" w:color="000000" w:sz="4" w:space="0"/>
              <w:right w:val="nil"/>
            </w:tcBorders>
            <w:shd w:val="clear" w:color="auto" w:fill="FFFFFF"/>
            <w:vAlign w:val="top"/>
          </w:tcPr>
          <w:p w14:paraId="2F2EB58E">
            <w:pPr>
              <w:spacing w:line="360" w:lineRule="auto"/>
              <w:jc w:val="center"/>
              <w:rPr>
                <w:rFonts w:ascii="Times New Roman" w:hAnsi="Times New Roman" w:eastAsia="宋体" w:cs="Times New Roman"/>
                <w:b w:val="0"/>
                <w:bCs/>
                <w:color w:val="000000"/>
                <w:sz w:val="22"/>
                <w:vertAlign w:val="baseline"/>
                <w14:ligatures w14:val="none"/>
              </w:rPr>
            </w:pPr>
            <w:r>
              <w:rPr>
                <w:rFonts w:hint="eastAsia" w:ascii="Times New Roman" w:hAnsi="Times New Roman" w:eastAsia="宋体" w:cs="Times New Roman"/>
                <w:b w:val="0"/>
                <w:color w:val="000000"/>
                <w:sz w:val="18"/>
                <w:szCs w:val="18"/>
                <w:lang w:val="en-US" w:eastAsia="zh-CN"/>
                <w14:ligatures w14:val="none"/>
              </w:rPr>
              <w:t>评级</w:t>
            </w:r>
          </w:p>
        </w:tc>
      </w:tr>
      <w:tr w14:paraId="1E4B7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single" w:color="000000" w:sz="4" w:space="0"/>
              <w:left w:val="nil"/>
              <w:bottom w:val="nil"/>
              <w:right w:val="nil"/>
            </w:tcBorders>
            <w:shd w:val="clear" w:color="auto" w:fill="FFFFFF"/>
            <w:vAlign w:val="top"/>
          </w:tcPr>
          <w:p w14:paraId="4FDF878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H2a</w:t>
            </w:r>
          </w:p>
        </w:tc>
        <w:tc>
          <w:tcPr>
            <w:tcW w:w="1517" w:type="dxa"/>
            <w:tcBorders>
              <w:top w:val="single" w:color="000000" w:sz="4" w:space="0"/>
              <w:left w:val="nil"/>
              <w:bottom w:val="nil"/>
              <w:right w:val="nil"/>
            </w:tcBorders>
            <w:shd w:val="clear" w:color="auto" w:fill="FFFFFF"/>
            <w:vAlign w:val="top"/>
          </w:tcPr>
          <w:p w14:paraId="7541CB5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PVDpi（感知易感性）</w:t>
            </w:r>
          </w:p>
        </w:tc>
        <w:tc>
          <w:tcPr>
            <w:tcW w:w="1100" w:type="dxa"/>
            <w:tcBorders>
              <w:top w:val="single" w:color="000000" w:sz="4" w:space="0"/>
              <w:left w:val="nil"/>
              <w:bottom w:val="nil"/>
              <w:right w:val="nil"/>
            </w:tcBorders>
            <w:shd w:val="clear" w:color="auto" w:fill="FFFFFF"/>
            <w:vAlign w:val="top"/>
          </w:tcPr>
          <w:p w14:paraId="73E0ECD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3.51 ± 1.26</w:t>
            </w:r>
          </w:p>
        </w:tc>
        <w:tc>
          <w:tcPr>
            <w:tcW w:w="1175" w:type="dxa"/>
            <w:tcBorders>
              <w:top w:val="single" w:color="000000" w:sz="4" w:space="0"/>
              <w:left w:val="nil"/>
              <w:bottom w:val="nil"/>
              <w:right w:val="nil"/>
            </w:tcBorders>
            <w:shd w:val="clear" w:color="auto" w:fill="FFFFFF"/>
            <w:vAlign w:val="top"/>
          </w:tcPr>
          <w:p w14:paraId="5CFAB92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3.88 ± 1.28</w:t>
            </w:r>
          </w:p>
        </w:tc>
        <w:tc>
          <w:tcPr>
            <w:tcW w:w="675" w:type="dxa"/>
            <w:tcBorders>
              <w:top w:val="single" w:color="000000" w:sz="4" w:space="0"/>
              <w:left w:val="nil"/>
              <w:bottom w:val="nil"/>
              <w:right w:val="nil"/>
            </w:tcBorders>
            <w:shd w:val="clear" w:color="auto" w:fill="FFFFFF"/>
            <w:vAlign w:val="top"/>
          </w:tcPr>
          <w:p w14:paraId="50F15A1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−2.78</w:t>
            </w:r>
          </w:p>
        </w:tc>
        <w:tc>
          <w:tcPr>
            <w:tcW w:w="791" w:type="dxa"/>
            <w:tcBorders>
              <w:top w:val="single" w:color="000000" w:sz="4" w:space="0"/>
              <w:left w:val="nil"/>
              <w:bottom w:val="nil"/>
              <w:right w:val="nil"/>
            </w:tcBorders>
            <w:shd w:val="clear" w:color="auto" w:fill="FFFFFF"/>
            <w:vAlign w:val="top"/>
          </w:tcPr>
          <w:p w14:paraId="701D546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311.33</w:t>
            </w:r>
          </w:p>
        </w:tc>
        <w:tc>
          <w:tcPr>
            <w:tcW w:w="559" w:type="dxa"/>
            <w:tcBorders>
              <w:top w:val="single" w:color="000000" w:sz="4" w:space="0"/>
              <w:left w:val="nil"/>
              <w:bottom w:val="nil"/>
              <w:right w:val="nil"/>
            </w:tcBorders>
            <w:shd w:val="clear" w:color="auto" w:fill="FFFFFF"/>
            <w:vAlign w:val="top"/>
          </w:tcPr>
          <w:p w14:paraId="0817A0A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.006</w:t>
            </w:r>
          </w:p>
        </w:tc>
        <w:tc>
          <w:tcPr>
            <w:tcW w:w="566" w:type="dxa"/>
            <w:tcBorders>
              <w:top w:val="single" w:color="000000" w:sz="4" w:space="0"/>
              <w:left w:val="nil"/>
              <w:bottom w:val="nil"/>
              <w:right w:val="nil"/>
            </w:tcBorders>
            <w:shd w:val="clear" w:color="auto" w:fill="FFFFFF"/>
            <w:vAlign w:val="top"/>
          </w:tcPr>
          <w:p w14:paraId="49845F4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.16</w:t>
            </w:r>
          </w:p>
        </w:tc>
        <w:tc>
          <w:tcPr>
            <w:tcW w:w="667" w:type="dxa"/>
            <w:tcBorders>
              <w:top w:val="single" w:color="000000" w:sz="4" w:space="0"/>
              <w:left w:val="nil"/>
              <w:bottom w:val="nil"/>
              <w:right w:val="nil"/>
            </w:tcBorders>
            <w:shd w:val="clear" w:color="auto" w:fill="FFFFFF"/>
            <w:vAlign w:val="top"/>
          </w:tcPr>
          <w:p w14:paraId="3606831F">
            <w:pPr>
              <w:spacing w:line="360" w:lineRule="auto"/>
              <w:jc w:val="center"/>
              <w:rPr>
                <w:rFonts w:ascii="Times New Roman" w:hAnsi="Times New Roman" w:eastAsia="宋体" w:cs="Times New Roman"/>
                <w:b w:val="0"/>
                <w:bCs/>
                <w:color w:val="000000"/>
                <w:sz w:val="22"/>
                <w:vertAlign w:val="baseline"/>
                <w14:ligatures w14:val="none"/>
              </w:rPr>
            </w:pPr>
            <w:r>
              <w:rPr>
                <w:rFonts w:hint="eastAsia" w:ascii="Times New Roman" w:hAnsi="Times New Roman" w:eastAsia="宋体" w:cs="Times New Roman"/>
                <w:b w:val="0"/>
                <w:color w:val="000000"/>
                <w:sz w:val="18"/>
                <w:szCs w:val="18"/>
                <w:lang w:val="en-US" w:eastAsia="zh-CN"/>
                <w14:ligatures w14:val="none"/>
              </w:rPr>
              <w:t>0%</w:t>
            </w:r>
          </w:p>
        </w:tc>
        <w:tc>
          <w:tcPr>
            <w:tcW w:w="1067" w:type="dxa"/>
            <w:tcBorders>
              <w:top w:val="single" w:color="000000" w:sz="4" w:space="0"/>
              <w:left w:val="nil"/>
              <w:bottom w:val="nil"/>
              <w:right w:val="nil"/>
            </w:tcBorders>
            <w:shd w:val="clear" w:color="auto" w:fill="FFFFFF"/>
            <w:vAlign w:val="top"/>
          </w:tcPr>
          <w:p w14:paraId="16FE70EE">
            <w:pPr>
              <w:spacing w:line="360" w:lineRule="auto"/>
              <w:jc w:val="center"/>
              <w:rPr>
                <w:rFonts w:ascii="Times New Roman" w:hAnsi="Times New Roman" w:eastAsia="宋体" w:cs="Times New Roman"/>
                <w:b w:val="0"/>
                <w:bCs/>
                <w:color w:val="000000"/>
                <w:sz w:val="22"/>
                <w:vertAlign w:val="baseline"/>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r>
      <w:tr w14:paraId="30320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nil"/>
              <w:left w:val="nil"/>
              <w:bottom w:val="nil"/>
              <w:right w:val="nil"/>
            </w:tcBorders>
            <w:shd w:val="clear" w:color="auto" w:fill="FFFFFF"/>
            <w:vAlign w:val="top"/>
          </w:tcPr>
          <w:p w14:paraId="0A63B1B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H2b</w:t>
            </w:r>
          </w:p>
        </w:tc>
        <w:tc>
          <w:tcPr>
            <w:tcW w:w="1517" w:type="dxa"/>
            <w:tcBorders>
              <w:top w:val="nil"/>
              <w:left w:val="nil"/>
              <w:bottom w:val="nil"/>
              <w:right w:val="nil"/>
            </w:tcBorders>
            <w:shd w:val="clear" w:color="auto" w:fill="FFFFFF"/>
            <w:vAlign w:val="top"/>
          </w:tcPr>
          <w:p w14:paraId="359FB11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PVDga（病原体厌恶）</w:t>
            </w:r>
          </w:p>
        </w:tc>
        <w:tc>
          <w:tcPr>
            <w:tcW w:w="1100" w:type="dxa"/>
            <w:tcBorders>
              <w:top w:val="nil"/>
              <w:left w:val="nil"/>
              <w:bottom w:val="nil"/>
              <w:right w:val="nil"/>
            </w:tcBorders>
            <w:shd w:val="clear" w:color="auto" w:fill="FFFFFF"/>
            <w:vAlign w:val="top"/>
          </w:tcPr>
          <w:p w14:paraId="0C0FEB8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3.77 ± 1.14</w:t>
            </w:r>
          </w:p>
        </w:tc>
        <w:tc>
          <w:tcPr>
            <w:tcW w:w="1175" w:type="dxa"/>
            <w:tcBorders>
              <w:top w:val="nil"/>
              <w:left w:val="nil"/>
              <w:bottom w:val="nil"/>
              <w:right w:val="nil"/>
            </w:tcBorders>
            <w:shd w:val="clear" w:color="auto" w:fill="FFFFFF"/>
            <w:vAlign w:val="top"/>
          </w:tcPr>
          <w:p w14:paraId="1FD9090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4.00 ± 1.04</w:t>
            </w:r>
          </w:p>
        </w:tc>
        <w:tc>
          <w:tcPr>
            <w:tcW w:w="675" w:type="dxa"/>
            <w:tcBorders>
              <w:top w:val="nil"/>
              <w:left w:val="nil"/>
              <w:bottom w:val="nil"/>
              <w:right w:val="nil"/>
            </w:tcBorders>
            <w:shd w:val="clear" w:color="auto" w:fill="FFFFFF"/>
            <w:vAlign w:val="top"/>
          </w:tcPr>
          <w:p w14:paraId="643EC39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−2.09</w:t>
            </w:r>
          </w:p>
        </w:tc>
        <w:tc>
          <w:tcPr>
            <w:tcW w:w="791" w:type="dxa"/>
            <w:tcBorders>
              <w:top w:val="nil"/>
              <w:left w:val="nil"/>
              <w:bottom w:val="nil"/>
              <w:right w:val="nil"/>
            </w:tcBorders>
            <w:shd w:val="clear" w:color="auto" w:fill="FFFFFF"/>
            <w:vAlign w:val="top"/>
          </w:tcPr>
          <w:p w14:paraId="6FDA5CF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338.58</w:t>
            </w:r>
          </w:p>
        </w:tc>
        <w:tc>
          <w:tcPr>
            <w:tcW w:w="559" w:type="dxa"/>
            <w:tcBorders>
              <w:top w:val="nil"/>
              <w:left w:val="nil"/>
              <w:bottom w:val="nil"/>
              <w:right w:val="nil"/>
            </w:tcBorders>
            <w:shd w:val="clear" w:color="auto" w:fill="FFFFFF"/>
            <w:vAlign w:val="top"/>
          </w:tcPr>
          <w:p w14:paraId="7634385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.037</w:t>
            </w:r>
          </w:p>
        </w:tc>
        <w:tc>
          <w:tcPr>
            <w:tcW w:w="566" w:type="dxa"/>
            <w:tcBorders>
              <w:top w:val="nil"/>
              <w:left w:val="nil"/>
              <w:bottom w:val="nil"/>
              <w:right w:val="nil"/>
            </w:tcBorders>
            <w:shd w:val="clear" w:color="auto" w:fill="FFFFFF"/>
            <w:vAlign w:val="top"/>
          </w:tcPr>
          <w:p w14:paraId="08A85D1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.11</w:t>
            </w:r>
          </w:p>
        </w:tc>
        <w:tc>
          <w:tcPr>
            <w:tcW w:w="667" w:type="dxa"/>
            <w:tcBorders>
              <w:top w:val="nil"/>
              <w:left w:val="nil"/>
              <w:bottom w:val="nil"/>
              <w:right w:val="nil"/>
            </w:tcBorders>
            <w:shd w:val="clear" w:color="auto" w:fill="FFFFFF"/>
            <w:vAlign w:val="top"/>
          </w:tcPr>
          <w:p w14:paraId="69E703E1">
            <w:pPr>
              <w:spacing w:line="360" w:lineRule="auto"/>
              <w:jc w:val="center"/>
              <w:rPr>
                <w:rFonts w:ascii="Times New Roman" w:hAnsi="Times New Roman" w:eastAsia="宋体" w:cs="Times New Roman"/>
                <w:b w:val="0"/>
                <w:bCs/>
                <w:color w:val="000000"/>
                <w:sz w:val="22"/>
                <w:vertAlign w:val="baseline"/>
                <w14:ligatures w14:val="none"/>
              </w:rPr>
            </w:pPr>
            <w:r>
              <w:rPr>
                <w:rFonts w:hint="eastAsia" w:ascii="Times New Roman" w:hAnsi="Times New Roman" w:eastAsia="宋体" w:cs="Times New Roman"/>
                <w:b w:val="0"/>
                <w:color w:val="000000"/>
                <w:sz w:val="18"/>
                <w:szCs w:val="18"/>
                <w:lang w:val="en-US" w:eastAsia="zh-CN"/>
                <w14:ligatures w14:val="none"/>
              </w:rPr>
              <w:t>0%</w:t>
            </w:r>
          </w:p>
        </w:tc>
        <w:tc>
          <w:tcPr>
            <w:tcW w:w="1067" w:type="dxa"/>
            <w:tcBorders>
              <w:top w:val="nil"/>
              <w:left w:val="nil"/>
              <w:bottom w:val="nil"/>
              <w:right w:val="nil"/>
            </w:tcBorders>
            <w:shd w:val="clear" w:color="auto" w:fill="FFFFFF"/>
            <w:vAlign w:val="top"/>
          </w:tcPr>
          <w:p w14:paraId="1B7FCA07">
            <w:pPr>
              <w:spacing w:line="360" w:lineRule="auto"/>
              <w:jc w:val="center"/>
              <w:rPr>
                <w:rFonts w:ascii="Times New Roman" w:hAnsi="Times New Roman" w:eastAsia="宋体" w:cs="Times New Roman"/>
                <w:b w:val="0"/>
                <w:bCs/>
                <w:color w:val="000000"/>
                <w:sz w:val="22"/>
                <w:vertAlign w:val="baseline"/>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r>
      <w:tr w14:paraId="3F716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nil"/>
              <w:left w:val="nil"/>
              <w:bottom w:val="nil"/>
              <w:right w:val="nil"/>
            </w:tcBorders>
            <w:shd w:val="clear" w:color="auto" w:fill="FFFFFF"/>
            <w:vAlign w:val="top"/>
          </w:tcPr>
          <w:p w14:paraId="190C38E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H2c</w:t>
            </w:r>
          </w:p>
        </w:tc>
        <w:tc>
          <w:tcPr>
            <w:tcW w:w="1517" w:type="dxa"/>
            <w:tcBorders>
              <w:top w:val="nil"/>
              <w:left w:val="nil"/>
              <w:bottom w:val="nil"/>
              <w:right w:val="nil"/>
            </w:tcBorders>
            <w:shd w:val="clear" w:color="auto" w:fill="FFFFFF"/>
            <w:vAlign w:val="top"/>
          </w:tcPr>
          <w:p w14:paraId="58B59CC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pd（病原体 disgust）</w:t>
            </w:r>
          </w:p>
        </w:tc>
        <w:tc>
          <w:tcPr>
            <w:tcW w:w="1100" w:type="dxa"/>
            <w:tcBorders>
              <w:top w:val="nil"/>
              <w:left w:val="nil"/>
              <w:bottom w:val="nil"/>
              <w:right w:val="nil"/>
            </w:tcBorders>
            <w:shd w:val="clear" w:color="auto" w:fill="FFFFFF"/>
            <w:vAlign w:val="top"/>
          </w:tcPr>
          <w:p w14:paraId="26FEBA8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4.91 ± 0.92</w:t>
            </w:r>
          </w:p>
        </w:tc>
        <w:tc>
          <w:tcPr>
            <w:tcW w:w="1175" w:type="dxa"/>
            <w:tcBorders>
              <w:top w:val="nil"/>
              <w:left w:val="nil"/>
              <w:bottom w:val="nil"/>
              <w:right w:val="nil"/>
            </w:tcBorders>
            <w:shd w:val="clear" w:color="auto" w:fill="FFFFFF"/>
            <w:vAlign w:val="top"/>
          </w:tcPr>
          <w:p w14:paraId="1205101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5.12 ± 0.98</w:t>
            </w:r>
          </w:p>
        </w:tc>
        <w:tc>
          <w:tcPr>
            <w:tcW w:w="675" w:type="dxa"/>
            <w:tcBorders>
              <w:top w:val="nil"/>
              <w:left w:val="nil"/>
              <w:bottom w:val="nil"/>
              <w:right w:val="nil"/>
            </w:tcBorders>
            <w:shd w:val="clear" w:color="auto" w:fill="FFFFFF"/>
            <w:vAlign w:val="top"/>
          </w:tcPr>
          <w:p w14:paraId="200BA14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−2.08</w:t>
            </w:r>
          </w:p>
        </w:tc>
        <w:tc>
          <w:tcPr>
            <w:tcW w:w="791" w:type="dxa"/>
            <w:tcBorders>
              <w:top w:val="nil"/>
              <w:left w:val="nil"/>
              <w:bottom w:val="nil"/>
              <w:right w:val="nil"/>
            </w:tcBorders>
            <w:shd w:val="clear" w:color="auto" w:fill="FFFFFF"/>
            <w:vAlign w:val="top"/>
          </w:tcPr>
          <w:p w14:paraId="1B6FB44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299.78</w:t>
            </w:r>
          </w:p>
        </w:tc>
        <w:tc>
          <w:tcPr>
            <w:tcW w:w="559" w:type="dxa"/>
            <w:tcBorders>
              <w:top w:val="nil"/>
              <w:left w:val="nil"/>
              <w:bottom w:val="nil"/>
              <w:right w:val="nil"/>
            </w:tcBorders>
            <w:shd w:val="clear" w:color="auto" w:fill="FFFFFF"/>
            <w:vAlign w:val="top"/>
          </w:tcPr>
          <w:p w14:paraId="21479AA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.038</w:t>
            </w:r>
          </w:p>
        </w:tc>
        <w:tc>
          <w:tcPr>
            <w:tcW w:w="566" w:type="dxa"/>
            <w:tcBorders>
              <w:top w:val="nil"/>
              <w:left w:val="nil"/>
              <w:bottom w:val="nil"/>
              <w:right w:val="nil"/>
            </w:tcBorders>
            <w:shd w:val="clear" w:color="auto" w:fill="FFFFFF"/>
            <w:vAlign w:val="top"/>
          </w:tcPr>
          <w:p w14:paraId="734AE1E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.12</w:t>
            </w:r>
          </w:p>
        </w:tc>
        <w:tc>
          <w:tcPr>
            <w:tcW w:w="667" w:type="dxa"/>
            <w:tcBorders>
              <w:top w:val="nil"/>
              <w:left w:val="nil"/>
              <w:bottom w:val="nil"/>
              <w:right w:val="nil"/>
            </w:tcBorders>
            <w:shd w:val="clear" w:color="auto" w:fill="FFFFFF"/>
            <w:vAlign w:val="top"/>
          </w:tcPr>
          <w:p w14:paraId="5385B7E0">
            <w:pPr>
              <w:spacing w:line="360" w:lineRule="auto"/>
              <w:jc w:val="center"/>
              <w:rPr>
                <w:rFonts w:ascii="Times New Roman" w:hAnsi="Times New Roman" w:eastAsia="宋体" w:cs="Times New Roman"/>
                <w:b w:val="0"/>
                <w:bCs/>
                <w:color w:val="000000"/>
                <w:sz w:val="22"/>
                <w:vertAlign w:val="baseline"/>
                <w14:ligatures w14:val="none"/>
              </w:rPr>
            </w:pPr>
            <w:r>
              <w:rPr>
                <w:rFonts w:hint="eastAsia" w:ascii="Times New Roman" w:hAnsi="Times New Roman" w:eastAsia="宋体" w:cs="Times New Roman"/>
                <w:b w:val="0"/>
                <w:color w:val="000000"/>
                <w:sz w:val="18"/>
                <w:szCs w:val="18"/>
                <w:lang w:val="en-US" w:eastAsia="zh-CN"/>
                <w14:ligatures w14:val="none"/>
              </w:rPr>
              <w:t>0%</w:t>
            </w:r>
          </w:p>
        </w:tc>
        <w:tc>
          <w:tcPr>
            <w:tcW w:w="1067" w:type="dxa"/>
            <w:tcBorders>
              <w:top w:val="nil"/>
              <w:left w:val="nil"/>
              <w:bottom w:val="nil"/>
              <w:right w:val="nil"/>
            </w:tcBorders>
            <w:shd w:val="clear" w:color="auto" w:fill="FFFFFF"/>
            <w:vAlign w:val="top"/>
          </w:tcPr>
          <w:p w14:paraId="32C05C82">
            <w:pPr>
              <w:spacing w:line="360" w:lineRule="auto"/>
              <w:jc w:val="center"/>
              <w:rPr>
                <w:rFonts w:ascii="Times New Roman" w:hAnsi="Times New Roman" w:eastAsia="宋体" w:cs="Times New Roman"/>
                <w:b w:val="0"/>
                <w:bCs/>
                <w:color w:val="000000"/>
                <w:sz w:val="22"/>
                <w:vertAlign w:val="baseline"/>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r>
      <w:tr w14:paraId="38256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Borders>
              <w:top w:val="nil"/>
              <w:left w:val="nil"/>
              <w:bottom w:val="single" w:color="000000" w:sz="12" w:space="0"/>
              <w:right w:val="nil"/>
            </w:tcBorders>
            <w:shd w:val="clear" w:color="auto" w:fill="FFFFFF"/>
            <w:vAlign w:val="top"/>
          </w:tcPr>
          <w:p w14:paraId="7C127B6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H2d</w:t>
            </w:r>
          </w:p>
        </w:tc>
        <w:tc>
          <w:tcPr>
            <w:tcW w:w="1517" w:type="dxa"/>
            <w:tcBorders>
              <w:top w:val="nil"/>
              <w:left w:val="nil"/>
              <w:bottom w:val="single" w:color="000000" w:sz="12" w:space="0"/>
              <w:right w:val="nil"/>
            </w:tcBorders>
            <w:shd w:val="clear" w:color="auto" w:fill="FFFFFF"/>
            <w:vAlign w:val="top"/>
          </w:tcPr>
          <w:p w14:paraId="591EE46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img（图片厌恶）</w:t>
            </w:r>
          </w:p>
        </w:tc>
        <w:tc>
          <w:tcPr>
            <w:tcW w:w="1100" w:type="dxa"/>
            <w:tcBorders>
              <w:top w:val="nil"/>
              <w:left w:val="nil"/>
              <w:bottom w:val="single" w:color="000000" w:sz="12" w:space="0"/>
              <w:right w:val="nil"/>
            </w:tcBorders>
            <w:shd w:val="clear" w:color="auto" w:fill="FFFFFF"/>
            <w:vAlign w:val="top"/>
          </w:tcPr>
          <w:p w14:paraId="7861E16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4.29 ± 1.15</w:t>
            </w:r>
          </w:p>
        </w:tc>
        <w:tc>
          <w:tcPr>
            <w:tcW w:w="1175" w:type="dxa"/>
            <w:tcBorders>
              <w:top w:val="nil"/>
              <w:left w:val="nil"/>
              <w:bottom w:val="single" w:color="000000" w:sz="12" w:space="0"/>
              <w:right w:val="nil"/>
            </w:tcBorders>
            <w:shd w:val="clear" w:color="auto" w:fill="FFFFFF"/>
            <w:vAlign w:val="top"/>
          </w:tcPr>
          <w:p w14:paraId="521418E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4.40 ± 1.19</w:t>
            </w:r>
          </w:p>
        </w:tc>
        <w:tc>
          <w:tcPr>
            <w:tcW w:w="675" w:type="dxa"/>
            <w:tcBorders>
              <w:top w:val="nil"/>
              <w:left w:val="nil"/>
              <w:bottom w:val="single" w:color="000000" w:sz="12" w:space="0"/>
              <w:right w:val="nil"/>
            </w:tcBorders>
            <w:shd w:val="clear" w:color="auto" w:fill="FFFFFF"/>
            <w:vAlign w:val="top"/>
          </w:tcPr>
          <w:p w14:paraId="6C6B3B5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−0.92</w:t>
            </w:r>
          </w:p>
        </w:tc>
        <w:tc>
          <w:tcPr>
            <w:tcW w:w="791" w:type="dxa"/>
            <w:tcBorders>
              <w:top w:val="nil"/>
              <w:left w:val="nil"/>
              <w:bottom w:val="single" w:color="000000" w:sz="12" w:space="0"/>
              <w:right w:val="nil"/>
            </w:tcBorders>
            <w:shd w:val="clear" w:color="auto" w:fill="FFFFFF"/>
            <w:vAlign w:val="top"/>
          </w:tcPr>
          <w:p w14:paraId="1B5F215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307.98</w:t>
            </w:r>
          </w:p>
        </w:tc>
        <w:tc>
          <w:tcPr>
            <w:tcW w:w="559" w:type="dxa"/>
            <w:tcBorders>
              <w:top w:val="nil"/>
              <w:left w:val="nil"/>
              <w:bottom w:val="single" w:color="000000" w:sz="12" w:space="0"/>
              <w:right w:val="nil"/>
            </w:tcBorders>
            <w:shd w:val="clear" w:color="auto" w:fill="FFFFFF"/>
            <w:vAlign w:val="top"/>
          </w:tcPr>
          <w:p w14:paraId="0A7610F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.358</w:t>
            </w:r>
          </w:p>
        </w:tc>
        <w:tc>
          <w:tcPr>
            <w:tcW w:w="566" w:type="dxa"/>
            <w:tcBorders>
              <w:top w:val="nil"/>
              <w:left w:val="nil"/>
              <w:bottom w:val="single" w:color="000000" w:sz="12" w:space="0"/>
              <w:right w:val="nil"/>
            </w:tcBorders>
            <w:shd w:val="clear" w:color="auto" w:fill="FFFFFF"/>
            <w:vAlign w:val="top"/>
          </w:tcPr>
          <w:p w14:paraId="09265D2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.05</w:t>
            </w:r>
          </w:p>
        </w:tc>
        <w:tc>
          <w:tcPr>
            <w:tcW w:w="667" w:type="dxa"/>
            <w:tcBorders>
              <w:top w:val="nil"/>
              <w:left w:val="nil"/>
              <w:bottom w:val="single" w:color="000000" w:sz="12" w:space="0"/>
              <w:right w:val="nil"/>
            </w:tcBorders>
            <w:shd w:val="clear" w:color="auto" w:fill="FFFFFF"/>
            <w:vAlign w:val="top"/>
          </w:tcPr>
          <w:p w14:paraId="23496966">
            <w:pPr>
              <w:spacing w:line="360" w:lineRule="auto"/>
              <w:jc w:val="center"/>
              <w:rPr>
                <w:rFonts w:ascii="Times New Roman" w:hAnsi="Times New Roman" w:eastAsia="宋体" w:cs="Times New Roman"/>
                <w:b w:val="0"/>
                <w:bCs/>
                <w:color w:val="000000"/>
                <w:sz w:val="22"/>
                <w:vertAlign w:val="baseline"/>
                <w14:ligatures w14:val="none"/>
              </w:rPr>
            </w:pPr>
            <w:r>
              <w:rPr>
                <w:rFonts w:hint="eastAsia" w:ascii="Times New Roman" w:hAnsi="Times New Roman" w:eastAsia="宋体" w:cs="Times New Roman"/>
                <w:b w:val="0"/>
                <w:color w:val="000000"/>
                <w:sz w:val="18"/>
                <w:szCs w:val="18"/>
                <w:lang w:val="en-US" w:eastAsia="zh-CN"/>
                <w14:ligatures w14:val="none"/>
              </w:rPr>
              <w:t>0%</w:t>
            </w:r>
          </w:p>
        </w:tc>
        <w:tc>
          <w:tcPr>
            <w:tcW w:w="1067" w:type="dxa"/>
            <w:tcBorders>
              <w:top w:val="nil"/>
              <w:left w:val="nil"/>
              <w:bottom w:val="single" w:color="000000" w:sz="12" w:space="0"/>
              <w:right w:val="nil"/>
            </w:tcBorders>
            <w:shd w:val="clear" w:color="auto" w:fill="FFFFFF"/>
            <w:vAlign w:val="top"/>
          </w:tcPr>
          <w:p w14:paraId="7B47B601">
            <w:pPr>
              <w:spacing w:line="360" w:lineRule="auto"/>
              <w:jc w:val="center"/>
              <w:rPr>
                <w:rFonts w:ascii="Times New Roman" w:hAnsi="Times New Roman" w:eastAsia="宋体" w:cs="Times New Roman"/>
                <w:b w:val="0"/>
                <w:bCs/>
                <w:color w:val="000000"/>
                <w:sz w:val="22"/>
                <w:vertAlign w:val="baseline"/>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r>
    </w:tbl>
    <w:p w14:paraId="6B2F3DAC">
      <w:pPr>
        <w:spacing w:line="300" w:lineRule="auto"/>
        <w:rPr>
          <w:rFonts w:ascii="Times New Roman" w:hAnsi="Times New Roman" w:eastAsia="宋体" w:cs="Times New Roman"/>
          <w:b/>
          <w:bCs/>
          <w:sz w:val="22"/>
          <w14:ligatures w14:val="none"/>
        </w:rPr>
      </w:pPr>
    </w:p>
    <w:p w14:paraId="1E0A9BF3">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表</w:t>
      </w:r>
      <w:r>
        <w:rPr>
          <w:rFonts w:hint="eastAsia" w:ascii="Times New Roman" w:hAnsi="Times New Roman" w:eastAsia="黑体" w:cs="Times New Roman"/>
          <w:b/>
          <w:bCs/>
          <w:sz w:val="18"/>
          <w:szCs w:val="18"/>
          <w:lang w:val="en-US" w:eastAsia="zh-CN"/>
          <w14:ligatures w14:val="none"/>
        </w:rPr>
        <w:t xml:space="preserve"> 8 自我报告——与连续生病时间的相关</w:t>
      </w:r>
      <w:r>
        <w:rPr>
          <w:rFonts w:hint="eastAsia" w:ascii="Times New Roman" w:hAnsi="Times New Roman" w:eastAsia="黑体" w:cs="Times New Roman"/>
          <w:b/>
          <w:bCs/>
          <w:sz w:val="18"/>
          <w:szCs w:val="18"/>
          <w14:ligatures w14:val="none"/>
        </w:rPr>
        <w:t>结果的比较(原文献方法)</w:t>
      </w:r>
    </w:p>
    <w:tbl>
      <w:tblPr>
        <w:tblStyle w:val="3"/>
        <w:tblW w:w="86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2141"/>
        <w:gridCol w:w="784"/>
        <w:gridCol w:w="950"/>
        <w:gridCol w:w="708"/>
        <w:gridCol w:w="717"/>
        <w:gridCol w:w="1116"/>
        <w:gridCol w:w="509"/>
        <w:gridCol w:w="950"/>
      </w:tblGrid>
      <w:tr w14:paraId="5854C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Borders>
              <w:top w:val="single" w:color="000000" w:sz="12" w:space="0"/>
              <w:left w:val="nil"/>
              <w:bottom w:val="single" w:color="000000" w:sz="4" w:space="0"/>
              <w:right w:val="nil"/>
              <w:tl2br w:val="nil"/>
            </w:tcBorders>
            <w:shd w:val="clear" w:color="auto" w:fill="FFFFFF"/>
            <w:vAlign w:val="top"/>
          </w:tcPr>
          <w:p w14:paraId="1C117485">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假设</w:t>
            </w:r>
          </w:p>
        </w:tc>
        <w:tc>
          <w:tcPr>
            <w:tcW w:w="2141" w:type="dxa"/>
            <w:tcBorders>
              <w:top w:val="single" w:color="000000" w:sz="12" w:space="0"/>
              <w:left w:val="nil"/>
              <w:bottom w:val="single" w:color="000000" w:sz="4" w:space="0"/>
              <w:right w:val="nil"/>
            </w:tcBorders>
            <w:shd w:val="clear" w:color="auto" w:fill="FFFFFF"/>
            <w:vAlign w:val="top"/>
          </w:tcPr>
          <w:p w14:paraId="55808AA3">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变量对</w:t>
            </w:r>
          </w:p>
        </w:tc>
        <w:tc>
          <w:tcPr>
            <w:tcW w:w="784" w:type="dxa"/>
            <w:tcBorders>
              <w:top w:val="single" w:color="000000" w:sz="12" w:space="0"/>
              <w:left w:val="nil"/>
              <w:bottom w:val="single" w:color="000000" w:sz="4" w:space="0"/>
              <w:right w:val="nil"/>
            </w:tcBorders>
            <w:shd w:val="clear" w:color="auto" w:fill="FFFFFF"/>
            <w:vAlign w:val="top"/>
          </w:tcPr>
          <w:p w14:paraId="1860FF06">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r</w:t>
            </w:r>
          </w:p>
        </w:tc>
        <w:tc>
          <w:tcPr>
            <w:tcW w:w="950" w:type="dxa"/>
            <w:tcBorders>
              <w:top w:val="single" w:color="000000" w:sz="12" w:space="0"/>
              <w:left w:val="nil"/>
              <w:bottom w:val="single" w:color="000000" w:sz="4" w:space="0"/>
              <w:right w:val="nil"/>
            </w:tcBorders>
            <w:shd w:val="clear" w:color="auto" w:fill="FFFFFF"/>
            <w:vAlign w:val="top"/>
          </w:tcPr>
          <w:p w14:paraId="234C7D72">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t</w:t>
            </w:r>
          </w:p>
        </w:tc>
        <w:tc>
          <w:tcPr>
            <w:tcW w:w="708" w:type="dxa"/>
            <w:tcBorders>
              <w:top w:val="single" w:color="000000" w:sz="12" w:space="0"/>
              <w:left w:val="nil"/>
              <w:bottom w:val="single" w:color="000000" w:sz="4" w:space="0"/>
              <w:right w:val="nil"/>
            </w:tcBorders>
            <w:shd w:val="clear" w:color="auto" w:fill="FFFFFF"/>
            <w:vAlign w:val="top"/>
          </w:tcPr>
          <w:p w14:paraId="329F2596">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df</w:t>
            </w:r>
          </w:p>
        </w:tc>
        <w:tc>
          <w:tcPr>
            <w:tcW w:w="717" w:type="dxa"/>
            <w:tcBorders>
              <w:top w:val="single" w:color="000000" w:sz="12" w:space="0"/>
              <w:left w:val="nil"/>
              <w:bottom w:val="single" w:color="000000" w:sz="4" w:space="0"/>
              <w:right w:val="nil"/>
            </w:tcBorders>
            <w:shd w:val="clear" w:color="auto" w:fill="FFFFFF"/>
            <w:vAlign w:val="top"/>
          </w:tcPr>
          <w:p w14:paraId="08466AD3">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p</w:t>
            </w:r>
          </w:p>
        </w:tc>
        <w:tc>
          <w:tcPr>
            <w:tcW w:w="1116" w:type="dxa"/>
            <w:tcBorders>
              <w:top w:val="single" w:color="000000" w:sz="12" w:space="0"/>
              <w:left w:val="nil"/>
              <w:bottom w:val="single" w:color="000000" w:sz="4" w:space="0"/>
              <w:right w:val="nil"/>
            </w:tcBorders>
            <w:shd w:val="clear" w:color="auto" w:fill="FFFFFF"/>
            <w:vAlign w:val="top"/>
          </w:tcPr>
          <w:p w14:paraId="49F8C44A">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95% CI</w:t>
            </w:r>
          </w:p>
        </w:tc>
        <w:tc>
          <w:tcPr>
            <w:tcW w:w="509" w:type="dxa"/>
            <w:tcBorders>
              <w:top w:val="single" w:color="000000" w:sz="12" w:space="0"/>
              <w:left w:val="nil"/>
              <w:bottom w:val="single" w:color="000000" w:sz="4" w:space="0"/>
              <w:right w:val="nil"/>
            </w:tcBorders>
            <w:shd w:val="clear" w:color="auto" w:fill="FFFFFF"/>
            <w:vAlign w:val="top"/>
          </w:tcPr>
          <w:p w14:paraId="3E31B328">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δ</w:t>
            </w:r>
          </w:p>
        </w:tc>
        <w:tc>
          <w:tcPr>
            <w:tcW w:w="950" w:type="dxa"/>
            <w:tcBorders>
              <w:top w:val="single" w:color="000000" w:sz="12" w:space="0"/>
              <w:left w:val="nil"/>
              <w:bottom w:val="single" w:color="000000" w:sz="4" w:space="0"/>
              <w:right w:val="nil"/>
            </w:tcBorders>
            <w:shd w:val="clear" w:color="auto" w:fill="FFFFFF"/>
            <w:vAlign w:val="top"/>
          </w:tcPr>
          <w:p w14:paraId="0CCC6C41">
            <w:pPr>
              <w:spacing w:line="360" w:lineRule="auto"/>
              <w:jc w:val="center"/>
              <w:rPr>
                <w:rFonts w:ascii="Times New Roman" w:hAnsi="Times New Roman" w:eastAsia="宋体" w:cs="Times New Roman"/>
                <w:b w:val="0"/>
                <w:bCs/>
                <w:color w:val="000000"/>
                <w:sz w:val="22"/>
                <w:vertAlign w:val="baseline"/>
                <w14:ligatures w14:val="none"/>
              </w:rPr>
            </w:pPr>
            <w:r>
              <w:rPr>
                <w:rFonts w:hint="eastAsia" w:ascii="Times New Roman" w:hAnsi="Times New Roman" w:eastAsia="宋体" w:cs="Times New Roman"/>
                <w:b w:val="0"/>
                <w:color w:val="000000"/>
                <w:sz w:val="18"/>
                <w:szCs w:val="18"/>
                <w:lang w:val="en-US" w:eastAsia="zh-CN"/>
                <w14:ligatures w14:val="none"/>
              </w:rPr>
              <w:t>评级</w:t>
            </w:r>
          </w:p>
        </w:tc>
      </w:tr>
      <w:tr w14:paraId="28C08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Borders>
              <w:top w:val="single" w:color="000000" w:sz="4" w:space="0"/>
              <w:left w:val="nil"/>
              <w:bottom w:val="nil"/>
              <w:right w:val="nil"/>
            </w:tcBorders>
            <w:shd w:val="clear" w:color="auto" w:fill="FFFFFF"/>
            <w:vAlign w:val="top"/>
          </w:tcPr>
          <w:p w14:paraId="182BE40C">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H3a</w:t>
            </w:r>
          </w:p>
        </w:tc>
        <w:tc>
          <w:tcPr>
            <w:tcW w:w="2141" w:type="dxa"/>
            <w:tcBorders>
              <w:top w:val="single" w:color="000000" w:sz="4" w:space="0"/>
              <w:left w:val="nil"/>
              <w:bottom w:val="nil"/>
              <w:right w:val="nil"/>
            </w:tcBorders>
            <w:shd w:val="clear" w:color="auto" w:fill="FFFFFF"/>
            <w:vAlign w:val="top"/>
          </w:tcPr>
          <w:p w14:paraId="6D8305D5">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recency.z × PVDpi.z</w:t>
            </w:r>
          </w:p>
        </w:tc>
        <w:tc>
          <w:tcPr>
            <w:tcW w:w="784" w:type="dxa"/>
            <w:tcBorders>
              <w:top w:val="single" w:color="000000" w:sz="4" w:space="0"/>
              <w:left w:val="nil"/>
              <w:bottom w:val="nil"/>
              <w:right w:val="nil"/>
            </w:tcBorders>
            <w:shd w:val="clear" w:color="auto" w:fill="FFFFFF"/>
            <w:vAlign w:val="top"/>
          </w:tcPr>
          <w:p w14:paraId="5F04759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.26</w:t>
            </w:r>
          </w:p>
        </w:tc>
        <w:tc>
          <w:tcPr>
            <w:tcW w:w="950" w:type="dxa"/>
            <w:tcBorders>
              <w:top w:val="single" w:color="000000" w:sz="4" w:space="0"/>
              <w:left w:val="nil"/>
              <w:bottom w:val="nil"/>
              <w:right w:val="nil"/>
            </w:tcBorders>
            <w:shd w:val="clear" w:color="auto" w:fill="FFFFFF"/>
            <w:vAlign w:val="top"/>
          </w:tcPr>
          <w:p w14:paraId="236CF79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5.40</w:t>
            </w:r>
          </w:p>
        </w:tc>
        <w:tc>
          <w:tcPr>
            <w:tcW w:w="708" w:type="dxa"/>
            <w:tcBorders>
              <w:top w:val="single" w:color="000000" w:sz="4" w:space="0"/>
              <w:left w:val="nil"/>
              <w:bottom w:val="nil"/>
              <w:right w:val="nil"/>
            </w:tcBorders>
            <w:shd w:val="clear" w:color="auto" w:fill="FFFFFF"/>
            <w:vAlign w:val="top"/>
          </w:tcPr>
          <w:p w14:paraId="75A29774">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400</w:t>
            </w:r>
          </w:p>
        </w:tc>
        <w:tc>
          <w:tcPr>
            <w:tcW w:w="717" w:type="dxa"/>
            <w:tcBorders>
              <w:top w:val="single" w:color="000000" w:sz="4" w:space="0"/>
              <w:left w:val="nil"/>
              <w:bottom w:val="nil"/>
              <w:right w:val="nil"/>
            </w:tcBorders>
            <w:shd w:val="clear" w:color="auto" w:fill="FFFFFF"/>
            <w:vAlign w:val="top"/>
          </w:tcPr>
          <w:p w14:paraId="0197D6F4">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.001</w:t>
            </w:r>
          </w:p>
        </w:tc>
        <w:tc>
          <w:tcPr>
            <w:tcW w:w="1116" w:type="dxa"/>
            <w:tcBorders>
              <w:top w:val="single" w:color="000000" w:sz="4" w:space="0"/>
              <w:left w:val="nil"/>
              <w:bottom w:val="nil"/>
              <w:right w:val="nil"/>
            </w:tcBorders>
            <w:shd w:val="clear" w:color="auto" w:fill="FFFFFF"/>
            <w:vAlign w:val="top"/>
          </w:tcPr>
          <w:p w14:paraId="012797F2">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[.17, .35]</w:t>
            </w:r>
          </w:p>
        </w:tc>
        <w:tc>
          <w:tcPr>
            <w:tcW w:w="509" w:type="dxa"/>
            <w:tcBorders>
              <w:top w:val="single" w:color="000000" w:sz="4" w:space="0"/>
              <w:left w:val="nil"/>
              <w:bottom w:val="nil"/>
              <w:right w:val="nil"/>
            </w:tcBorders>
            <w:shd w:val="clear" w:color="auto" w:fill="FFFFFF"/>
            <w:vAlign w:val="top"/>
          </w:tcPr>
          <w:p w14:paraId="3E058925">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w:t>
            </w:r>
          </w:p>
        </w:tc>
        <w:tc>
          <w:tcPr>
            <w:tcW w:w="950" w:type="dxa"/>
            <w:tcBorders>
              <w:top w:val="single" w:color="000000" w:sz="4" w:space="0"/>
              <w:left w:val="nil"/>
              <w:bottom w:val="nil"/>
              <w:right w:val="nil"/>
            </w:tcBorders>
            <w:shd w:val="clear" w:color="auto" w:fill="FFFFFF"/>
            <w:vAlign w:val="top"/>
          </w:tcPr>
          <w:p w14:paraId="62B1161B">
            <w:pPr>
              <w:spacing w:line="360" w:lineRule="auto"/>
              <w:jc w:val="center"/>
              <w:rPr>
                <w:rFonts w:ascii="Times New Roman" w:hAnsi="Times New Roman" w:eastAsia="宋体" w:cs="Times New Roman"/>
                <w:b w:val="0"/>
                <w:bCs/>
                <w:color w:val="000000"/>
                <w:sz w:val="22"/>
                <w:vertAlign w:val="baseline"/>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r>
      <w:tr w14:paraId="6F4B3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Borders>
              <w:top w:val="nil"/>
              <w:left w:val="nil"/>
              <w:bottom w:val="nil"/>
              <w:right w:val="nil"/>
            </w:tcBorders>
            <w:shd w:val="clear" w:color="auto" w:fill="FFFFFF"/>
            <w:vAlign w:val="top"/>
          </w:tcPr>
          <w:p w14:paraId="708737E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H3b</w:t>
            </w:r>
          </w:p>
        </w:tc>
        <w:tc>
          <w:tcPr>
            <w:tcW w:w="2141" w:type="dxa"/>
            <w:tcBorders>
              <w:top w:val="nil"/>
              <w:left w:val="nil"/>
              <w:bottom w:val="nil"/>
              <w:right w:val="nil"/>
            </w:tcBorders>
            <w:shd w:val="clear" w:color="auto" w:fill="FFFFFF"/>
            <w:vAlign w:val="top"/>
          </w:tcPr>
          <w:p w14:paraId="40C56E5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recency.z × PVDga.z</w:t>
            </w:r>
          </w:p>
        </w:tc>
        <w:tc>
          <w:tcPr>
            <w:tcW w:w="784" w:type="dxa"/>
            <w:tcBorders>
              <w:top w:val="nil"/>
              <w:left w:val="nil"/>
              <w:bottom w:val="nil"/>
              <w:right w:val="nil"/>
            </w:tcBorders>
            <w:shd w:val="clear" w:color="auto" w:fill="FFFFFF"/>
            <w:vAlign w:val="top"/>
          </w:tcPr>
          <w:p w14:paraId="180E6DB4">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.08</w:t>
            </w:r>
          </w:p>
        </w:tc>
        <w:tc>
          <w:tcPr>
            <w:tcW w:w="950" w:type="dxa"/>
            <w:tcBorders>
              <w:top w:val="nil"/>
              <w:left w:val="nil"/>
              <w:bottom w:val="nil"/>
              <w:right w:val="nil"/>
            </w:tcBorders>
            <w:shd w:val="clear" w:color="auto" w:fill="FFFFFF"/>
            <w:vAlign w:val="top"/>
          </w:tcPr>
          <w:p w14:paraId="21CCDE17">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1.53</w:t>
            </w:r>
          </w:p>
        </w:tc>
        <w:tc>
          <w:tcPr>
            <w:tcW w:w="708" w:type="dxa"/>
            <w:tcBorders>
              <w:top w:val="nil"/>
              <w:left w:val="nil"/>
              <w:bottom w:val="nil"/>
              <w:right w:val="nil"/>
            </w:tcBorders>
            <w:shd w:val="clear" w:color="auto" w:fill="FFFFFF"/>
            <w:vAlign w:val="top"/>
          </w:tcPr>
          <w:p w14:paraId="32B24576">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400</w:t>
            </w:r>
          </w:p>
        </w:tc>
        <w:tc>
          <w:tcPr>
            <w:tcW w:w="717" w:type="dxa"/>
            <w:tcBorders>
              <w:top w:val="nil"/>
              <w:left w:val="nil"/>
              <w:bottom w:val="nil"/>
              <w:right w:val="nil"/>
            </w:tcBorders>
            <w:shd w:val="clear" w:color="auto" w:fill="FFFFFF"/>
            <w:vAlign w:val="top"/>
          </w:tcPr>
          <w:p w14:paraId="32154D8A">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.127</w:t>
            </w:r>
          </w:p>
        </w:tc>
        <w:tc>
          <w:tcPr>
            <w:tcW w:w="1116" w:type="dxa"/>
            <w:tcBorders>
              <w:top w:val="nil"/>
              <w:left w:val="nil"/>
              <w:bottom w:val="nil"/>
              <w:right w:val="nil"/>
            </w:tcBorders>
            <w:shd w:val="clear" w:color="auto" w:fill="FFFFFF"/>
            <w:vAlign w:val="top"/>
          </w:tcPr>
          <w:p w14:paraId="1517BB92">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[−.02, .17]</w:t>
            </w:r>
          </w:p>
        </w:tc>
        <w:tc>
          <w:tcPr>
            <w:tcW w:w="509" w:type="dxa"/>
            <w:tcBorders>
              <w:top w:val="nil"/>
              <w:left w:val="nil"/>
              <w:bottom w:val="nil"/>
              <w:right w:val="nil"/>
            </w:tcBorders>
            <w:shd w:val="clear" w:color="auto" w:fill="FFFFFF"/>
            <w:vAlign w:val="top"/>
          </w:tcPr>
          <w:p w14:paraId="02FE48F9">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w:t>
            </w:r>
          </w:p>
        </w:tc>
        <w:tc>
          <w:tcPr>
            <w:tcW w:w="950" w:type="dxa"/>
            <w:tcBorders>
              <w:top w:val="nil"/>
              <w:left w:val="nil"/>
              <w:bottom w:val="nil"/>
              <w:right w:val="nil"/>
            </w:tcBorders>
            <w:shd w:val="clear" w:color="auto" w:fill="FFFFFF"/>
            <w:vAlign w:val="top"/>
          </w:tcPr>
          <w:p w14:paraId="1B204D28">
            <w:pPr>
              <w:spacing w:line="360" w:lineRule="auto"/>
              <w:jc w:val="center"/>
              <w:rPr>
                <w:rFonts w:ascii="Times New Roman" w:hAnsi="Times New Roman" w:eastAsia="宋体" w:cs="Times New Roman"/>
                <w:b w:val="0"/>
                <w:bCs/>
                <w:color w:val="000000"/>
                <w:sz w:val="22"/>
                <w:vertAlign w:val="baseline"/>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r>
      <w:tr w14:paraId="76FD4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Borders>
              <w:top w:val="nil"/>
              <w:left w:val="nil"/>
              <w:bottom w:val="nil"/>
              <w:right w:val="nil"/>
            </w:tcBorders>
            <w:shd w:val="clear" w:color="auto" w:fill="FFFFFF"/>
            <w:vAlign w:val="top"/>
          </w:tcPr>
          <w:p w14:paraId="04F1CFD2">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H3c</w:t>
            </w:r>
          </w:p>
        </w:tc>
        <w:tc>
          <w:tcPr>
            <w:tcW w:w="2141" w:type="dxa"/>
            <w:tcBorders>
              <w:top w:val="nil"/>
              <w:left w:val="nil"/>
              <w:bottom w:val="nil"/>
              <w:right w:val="nil"/>
            </w:tcBorders>
            <w:shd w:val="clear" w:color="auto" w:fill="FFFFFF"/>
            <w:vAlign w:val="top"/>
          </w:tcPr>
          <w:p w14:paraId="1C597E5E">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recency.z × pd.z</w:t>
            </w:r>
          </w:p>
        </w:tc>
        <w:tc>
          <w:tcPr>
            <w:tcW w:w="784" w:type="dxa"/>
            <w:tcBorders>
              <w:top w:val="nil"/>
              <w:left w:val="nil"/>
              <w:bottom w:val="nil"/>
              <w:right w:val="nil"/>
            </w:tcBorders>
            <w:shd w:val="clear" w:color="auto" w:fill="FFFFFF"/>
            <w:vAlign w:val="top"/>
          </w:tcPr>
          <w:p w14:paraId="39F3D0F7">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.09</w:t>
            </w:r>
          </w:p>
        </w:tc>
        <w:tc>
          <w:tcPr>
            <w:tcW w:w="950" w:type="dxa"/>
            <w:tcBorders>
              <w:top w:val="nil"/>
              <w:left w:val="nil"/>
              <w:bottom w:val="nil"/>
              <w:right w:val="nil"/>
            </w:tcBorders>
            <w:shd w:val="clear" w:color="auto" w:fill="FFFFFF"/>
            <w:vAlign w:val="top"/>
          </w:tcPr>
          <w:p w14:paraId="54510D08">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1.87</w:t>
            </w:r>
          </w:p>
        </w:tc>
        <w:tc>
          <w:tcPr>
            <w:tcW w:w="708" w:type="dxa"/>
            <w:tcBorders>
              <w:top w:val="nil"/>
              <w:left w:val="nil"/>
              <w:bottom w:val="nil"/>
              <w:right w:val="nil"/>
            </w:tcBorders>
            <w:shd w:val="clear" w:color="auto" w:fill="FFFFFF"/>
            <w:vAlign w:val="top"/>
          </w:tcPr>
          <w:p w14:paraId="0AF89F94">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400</w:t>
            </w:r>
          </w:p>
        </w:tc>
        <w:tc>
          <w:tcPr>
            <w:tcW w:w="717" w:type="dxa"/>
            <w:tcBorders>
              <w:top w:val="nil"/>
              <w:left w:val="nil"/>
              <w:bottom w:val="nil"/>
              <w:right w:val="nil"/>
            </w:tcBorders>
            <w:shd w:val="clear" w:color="auto" w:fill="FFFFFF"/>
            <w:vAlign w:val="top"/>
          </w:tcPr>
          <w:p w14:paraId="27BA89A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.062</w:t>
            </w:r>
          </w:p>
        </w:tc>
        <w:tc>
          <w:tcPr>
            <w:tcW w:w="1116" w:type="dxa"/>
            <w:tcBorders>
              <w:top w:val="nil"/>
              <w:left w:val="nil"/>
              <w:bottom w:val="nil"/>
              <w:right w:val="nil"/>
            </w:tcBorders>
            <w:shd w:val="clear" w:color="auto" w:fill="FFFFFF"/>
            <w:vAlign w:val="top"/>
          </w:tcPr>
          <w:p w14:paraId="10ECAC22">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[−.005, .19]</w:t>
            </w:r>
          </w:p>
        </w:tc>
        <w:tc>
          <w:tcPr>
            <w:tcW w:w="509" w:type="dxa"/>
            <w:tcBorders>
              <w:top w:val="nil"/>
              <w:left w:val="nil"/>
              <w:bottom w:val="nil"/>
              <w:right w:val="nil"/>
            </w:tcBorders>
            <w:shd w:val="clear" w:color="auto" w:fill="FFFFFF"/>
            <w:vAlign w:val="top"/>
          </w:tcPr>
          <w:p w14:paraId="1BCE970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w:t>
            </w:r>
          </w:p>
        </w:tc>
        <w:tc>
          <w:tcPr>
            <w:tcW w:w="950" w:type="dxa"/>
            <w:tcBorders>
              <w:top w:val="nil"/>
              <w:left w:val="nil"/>
              <w:bottom w:val="nil"/>
              <w:right w:val="nil"/>
            </w:tcBorders>
            <w:shd w:val="clear" w:color="auto" w:fill="FFFFFF"/>
            <w:vAlign w:val="top"/>
          </w:tcPr>
          <w:p w14:paraId="7C506826">
            <w:pPr>
              <w:spacing w:line="360" w:lineRule="auto"/>
              <w:jc w:val="center"/>
              <w:rPr>
                <w:rFonts w:ascii="Times New Roman" w:hAnsi="Times New Roman" w:eastAsia="宋体" w:cs="Times New Roman"/>
                <w:b w:val="0"/>
                <w:bCs/>
                <w:color w:val="000000"/>
                <w:sz w:val="22"/>
                <w:vertAlign w:val="baseline"/>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r>
      <w:tr w14:paraId="1B985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Borders>
              <w:top w:val="nil"/>
              <w:left w:val="nil"/>
              <w:bottom w:val="single" w:color="000000" w:sz="12" w:space="0"/>
              <w:right w:val="nil"/>
            </w:tcBorders>
            <w:shd w:val="clear" w:color="auto" w:fill="FFFFFF"/>
            <w:vAlign w:val="top"/>
          </w:tcPr>
          <w:p w14:paraId="4BC6057C">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H3d</w:t>
            </w:r>
          </w:p>
        </w:tc>
        <w:tc>
          <w:tcPr>
            <w:tcW w:w="2141" w:type="dxa"/>
            <w:tcBorders>
              <w:top w:val="nil"/>
              <w:left w:val="nil"/>
              <w:bottom w:val="single" w:color="000000" w:sz="12" w:space="0"/>
              <w:right w:val="nil"/>
            </w:tcBorders>
            <w:shd w:val="clear" w:color="auto" w:fill="FFFFFF"/>
            <w:vAlign w:val="top"/>
          </w:tcPr>
          <w:p w14:paraId="5E746033">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recency.z × img.z</w:t>
            </w:r>
          </w:p>
        </w:tc>
        <w:tc>
          <w:tcPr>
            <w:tcW w:w="784" w:type="dxa"/>
            <w:tcBorders>
              <w:top w:val="nil"/>
              <w:left w:val="nil"/>
              <w:bottom w:val="single" w:color="000000" w:sz="12" w:space="0"/>
              <w:right w:val="nil"/>
            </w:tcBorders>
            <w:shd w:val="clear" w:color="auto" w:fill="FFFFFF"/>
            <w:vAlign w:val="top"/>
          </w:tcPr>
          <w:p w14:paraId="44404D3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.10</w:t>
            </w:r>
          </w:p>
        </w:tc>
        <w:tc>
          <w:tcPr>
            <w:tcW w:w="950" w:type="dxa"/>
            <w:tcBorders>
              <w:top w:val="nil"/>
              <w:left w:val="nil"/>
              <w:bottom w:val="single" w:color="000000" w:sz="12" w:space="0"/>
              <w:right w:val="nil"/>
            </w:tcBorders>
            <w:shd w:val="clear" w:color="auto" w:fill="FFFFFF"/>
            <w:vAlign w:val="top"/>
          </w:tcPr>
          <w:p w14:paraId="1061EF42">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1.99</w:t>
            </w:r>
          </w:p>
        </w:tc>
        <w:tc>
          <w:tcPr>
            <w:tcW w:w="708" w:type="dxa"/>
            <w:tcBorders>
              <w:top w:val="nil"/>
              <w:left w:val="nil"/>
              <w:bottom w:val="single" w:color="000000" w:sz="12" w:space="0"/>
              <w:right w:val="nil"/>
            </w:tcBorders>
            <w:shd w:val="clear" w:color="auto" w:fill="FFFFFF"/>
            <w:vAlign w:val="top"/>
          </w:tcPr>
          <w:p w14:paraId="48E642CB">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400</w:t>
            </w:r>
          </w:p>
        </w:tc>
        <w:tc>
          <w:tcPr>
            <w:tcW w:w="717" w:type="dxa"/>
            <w:tcBorders>
              <w:top w:val="nil"/>
              <w:left w:val="nil"/>
              <w:bottom w:val="single" w:color="000000" w:sz="12" w:space="0"/>
              <w:right w:val="nil"/>
            </w:tcBorders>
            <w:shd w:val="clear" w:color="auto" w:fill="FFFFFF"/>
            <w:vAlign w:val="top"/>
          </w:tcPr>
          <w:p w14:paraId="5417E76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.047</w:t>
            </w:r>
          </w:p>
        </w:tc>
        <w:tc>
          <w:tcPr>
            <w:tcW w:w="1116" w:type="dxa"/>
            <w:tcBorders>
              <w:top w:val="nil"/>
              <w:left w:val="nil"/>
              <w:bottom w:val="single" w:color="000000" w:sz="12" w:space="0"/>
              <w:right w:val="nil"/>
            </w:tcBorders>
            <w:shd w:val="clear" w:color="auto" w:fill="FFFFFF"/>
            <w:vAlign w:val="top"/>
          </w:tcPr>
          <w:p w14:paraId="318AB1D7">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[.001, .20]</w:t>
            </w:r>
          </w:p>
        </w:tc>
        <w:tc>
          <w:tcPr>
            <w:tcW w:w="509" w:type="dxa"/>
            <w:tcBorders>
              <w:top w:val="nil"/>
              <w:left w:val="nil"/>
              <w:bottom w:val="single" w:color="000000" w:sz="12" w:space="0"/>
              <w:right w:val="nil"/>
            </w:tcBorders>
            <w:shd w:val="clear" w:color="auto" w:fill="FFFFFF"/>
            <w:vAlign w:val="top"/>
          </w:tcPr>
          <w:p w14:paraId="7121C30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w:t>
            </w:r>
          </w:p>
        </w:tc>
        <w:tc>
          <w:tcPr>
            <w:tcW w:w="950" w:type="dxa"/>
            <w:tcBorders>
              <w:top w:val="nil"/>
              <w:left w:val="nil"/>
              <w:bottom w:val="single" w:color="000000" w:sz="12" w:space="0"/>
              <w:right w:val="nil"/>
            </w:tcBorders>
            <w:shd w:val="clear" w:color="auto" w:fill="FFFFFF"/>
            <w:vAlign w:val="top"/>
          </w:tcPr>
          <w:p w14:paraId="543F4A58">
            <w:pPr>
              <w:spacing w:line="360" w:lineRule="auto"/>
              <w:jc w:val="center"/>
              <w:rPr>
                <w:rFonts w:ascii="Times New Roman" w:hAnsi="Times New Roman" w:eastAsia="宋体" w:cs="Times New Roman"/>
                <w:b w:val="0"/>
                <w:bCs/>
                <w:color w:val="000000"/>
                <w:sz w:val="22"/>
                <w:vertAlign w:val="baseline"/>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r>
    </w:tbl>
    <w:p w14:paraId="62DF20A7">
      <w:pPr>
        <w:spacing w:line="300" w:lineRule="auto"/>
        <w:rPr>
          <w:rFonts w:ascii="Times New Roman" w:hAnsi="Times New Roman" w:eastAsia="宋体" w:cs="Times New Roman"/>
          <w:b/>
          <w:bCs/>
          <w:sz w:val="22"/>
          <w14:ligatures w14:val="none"/>
        </w:rPr>
      </w:pPr>
    </w:p>
    <w:p w14:paraId="43CBA566">
      <w:pPr>
        <w:spacing w:line="300" w:lineRule="auto"/>
        <w:rPr>
          <w:rFonts w:hint="eastAsia" w:ascii="Times New Roman" w:hAnsi="Times New Roman" w:eastAsia="宋体" w:cs="Times New Roman"/>
          <w:b/>
          <w:bCs/>
          <w:sz w:val="22"/>
          <w:lang w:eastAsia="zh-CN"/>
          <w14:ligatures w14:val="none"/>
        </w:rPr>
      </w:pPr>
      <w:r>
        <w:rPr>
          <w:rFonts w:hint="eastAsia" w:ascii="Times New Roman" w:hAnsi="Times New Roman" w:eastAsia="宋体" w:cs="Times New Roman"/>
          <w:b/>
          <w:bCs/>
          <w:sz w:val="22"/>
          <w:lang w:eastAsia="zh-CN"/>
          <w14:ligatures w14:val="none"/>
        </w:rPr>
        <w:drawing>
          <wp:inline distT="0" distB="0" distL="114300" distR="114300">
            <wp:extent cx="5273040" cy="3534410"/>
            <wp:effectExtent l="0" t="0" r="3810" b="8890"/>
            <wp:docPr id="2" name="图片 2" descr="Rplo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Rplot2"/>
                    <pic:cNvPicPr>
                      <a:picLocks noChangeAspect="1"/>
                    </pic:cNvPicPr>
                  </pic:nvPicPr>
                  <pic:blipFill>
                    <a:blip r:embed="rId4"/>
                    <a:stretch>
                      <a:fillRect/>
                    </a:stretch>
                  </pic:blipFill>
                  <pic:spPr>
                    <a:xfrm>
                      <a:off x="0" y="0"/>
                      <a:ext cx="5273040" cy="3534410"/>
                    </a:xfrm>
                    <a:prstGeom prst="rect">
                      <a:avLst/>
                    </a:prstGeom>
                  </pic:spPr>
                </pic:pic>
              </a:graphicData>
            </a:graphic>
          </wp:inline>
        </w:drawing>
      </w:r>
    </w:p>
    <w:p w14:paraId="4479F541">
      <w:pPr>
        <w:spacing w:line="300" w:lineRule="auto"/>
        <w:jc w:val="center"/>
        <w:rPr>
          <w:rFonts w:hint="eastAsia" w:ascii="Times New Roman" w:hAnsi="Times New Roman" w:eastAsia="黑体" w:cs="Times New Roman"/>
          <w:b/>
          <w:bCs/>
          <w:sz w:val="18"/>
          <w:szCs w:val="18"/>
          <w:lang w:val="en-US" w:eastAsia="zh-CN"/>
          <w14:ligatures w14:val="none"/>
        </w:rPr>
      </w:pPr>
      <w:r>
        <w:rPr>
          <w:rFonts w:hint="eastAsia" w:ascii="Times New Roman" w:hAnsi="Times New Roman" w:eastAsia="黑体" w:cs="Times New Roman"/>
          <w:b/>
          <w:bCs/>
          <w:sz w:val="18"/>
          <w:szCs w:val="18"/>
          <w:lang w:val="en-US" w:eastAsia="zh-CN"/>
          <w14:ligatures w14:val="none"/>
        </w:rPr>
        <w:t>图1 所有研究变量的相关矩阵热图</w:t>
      </w:r>
    </w:p>
    <w:p w14:paraId="2C72E947">
      <w:pPr>
        <w:spacing w:line="480" w:lineRule="auto"/>
        <w:rPr>
          <w:rFonts w:hint="eastAsia" w:ascii="Times New Roman" w:hAnsi="Times New Roman" w:eastAsia="宋体" w:cs="Times New Roman"/>
          <w:b/>
          <w:bCs/>
          <w:szCs w:val="24"/>
          <w14:ligatures w14:val="none"/>
        </w:rPr>
      </w:pPr>
    </w:p>
    <w:p w14:paraId="35DC804F">
      <w:pPr>
        <w:spacing w:line="48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w:t>
      </w:r>
      <w:r>
        <w:rPr>
          <w:rFonts w:ascii="Times New Roman" w:hAnsi="Times New Roman" w:eastAsia="宋体" w:cs="Times New Roman"/>
          <w:b/>
          <w:bCs/>
          <w:szCs w:val="24"/>
          <w14:ligatures w14:val="none"/>
        </w:rPr>
        <w:t>3</w:t>
      </w:r>
      <w:r>
        <w:rPr>
          <w:rFonts w:hint="eastAsia" w:ascii="Times New Roman" w:hAnsi="Times New Roman" w:eastAsia="宋体" w:cs="Times New Roman"/>
          <w:b/>
          <w:bCs/>
          <w:szCs w:val="24"/>
          <w14:ligatures w14:val="none"/>
        </w:rPr>
        <w:t xml:space="preserve"> 对原文计算可复现性进行评估</w:t>
      </w:r>
    </w:p>
    <w:p w14:paraId="35DC8050">
      <w:pPr>
        <w:spacing w:line="48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3.3.1 使用与原文献相同方法</w:t>
      </w:r>
    </w:p>
    <w:p w14:paraId="35DC8051">
      <w:pPr>
        <w:spacing w:line="300" w:lineRule="auto"/>
        <w:jc w:val="left"/>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报告原文献的值的评级分布、推论的一致情况，整理成表格，如下表所示：</w:t>
      </w:r>
    </w:p>
    <w:p w14:paraId="35DC8052">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9</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 xml:space="preserve"> 结果可复现性的评估表</w:t>
      </w:r>
    </w:p>
    <w:tbl>
      <w:tblPr>
        <w:tblStyle w:val="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8"/>
        <w:gridCol w:w="1185"/>
        <w:gridCol w:w="1185"/>
      </w:tblGrid>
      <w:tr w14:paraId="35DC80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restart"/>
            <w:tcBorders>
              <w:top w:val="single" w:color="auto" w:sz="12" w:space="0"/>
            </w:tcBorders>
            <w:vAlign w:val="center"/>
          </w:tcPr>
          <w:p w14:paraId="35DC8053">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可复现性情况</w:t>
            </w:r>
          </w:p>
        </w:tc>
        <w:tc>
          <w:tcPr>
            <w:tcW w:w="2370" w:type="dxa"/>
            <w:gridSpan w:val="2"/>
            <w:tcBorders>
              <w:top w:val="single" w:color="auto" w:sz="12" w:space="0"/>
            </w:tcBorders>
          </w:tcPr>
          <w:p w14:paraId="35DC8054">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数量及占比</w:t>
            </w:r>
          </w:p>
        </w:tc>
      </w:tr>
      <w:tr w14:paraId="35DC80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continue"/>
            <w:tcBorders>
              <w:bottom w:val="single" w:color="auto" w:sz="4" w:space="0"/>
            </w:tcBorders>
          </w:tcPr>
          <w:p w14:paraId="35DC8056">
            <w:pPr>
              <w:spacing w:line="360" w:lineRule="auto"/>
              <w:rPr>
                <w:rFonts w:ascii="Times New Roman" w:hAnsi="Times New Roman" w:eastAsia="宋体" w:cs="Times New Roman"/>
                <w:sz w:val="18"/>
                <w:szCs w:val="18"/>
                <w14:ligatures w14:val="none"/>
              </w:rPr>
            </w:pPr>
          </w:p>
        </w:tc>
        <w:tc>
          <w:tcPr>
            <w:tcW w:w="1185" w:type="dxa"/>
            <w:tcBorders>
              <w:bottom w:val="single" w:color="auto" w:sz="4" w:space="0"/>
            </w:tcBorders>
          </w:tcPr>
          <w:p w14:paraId="35DC8057">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p>
        </w:tc>
        <w:tc>
          <w:tcPr>
            <w:tcW w:w="1185" w:type="dxa"/>
            <w:tcBorders>
              <w:bottom w:val="single" w:color="auto" w:sz="4" w:space="0"/>
            </w:tcBorders>
          </w:tcPr>
          <w:p w14:paraId="35DC8058">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w:t>
            </w:r>
          </w:p>
        </w:tc>
      </w:tr>
      <w:tr w14:paraId="35DC80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3668" w:type="dxa"/>
            <w:tcBorders>
              <w:top w:val="single" w:color="auto" w:sz="4" w:space="0"/>
              <w:bottom w:val="nil"/>
            </w:tcBorders>
            <w:vAlign w:val="center"/>
          </w:tcPr>
          <w:p w14:paraId="35DC805A">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r>
              <w:rPr>
                <w:rFonts w:ascii="Times New Roman" w:hAnsi="Times New Roman" w:eastAsia="宋体" w:cs="Times New Roman"/>
                <w:sz w:val="18"/>
                <w:szCs w:val="18"/>
                <w14:ligatures w14:val="none"/>
              </w:rPr>
              <w:t>(</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 0%)</w:t>
            </w:r>
          </w:p>
        </w:tc>
        <w:tc>
          <w:tcPr>
            <w:tcW w:w="1185" w:type="dxa"/>
            <w:tcBorders>
              <w:top w:val="single" w:color="auto" w:sz="4" w:space="0"/>
              <w:bottom w:val="nil"/>
            </w:tcBorders>
            <w:vAlign w:val="center"/>
          </w:tcPr>
          <w:p w14:paraId="35DC805B">
            <w:pPr>
              <w:spacing w:line="360" w:lineRule="auto"/>
              <w:jc w:val="center"/>
              <w:rPr>
                <w:rFonts w:hint="default" w:ascii="Times New Roman" w:hAnsi="Times New Roman" w:eastAsia="宋体" w:cs="Times New Roman"/>
                <w:sz w:val="18"/>
                <w:szCs w:val="18"/>
                <w:lang w:val="en-US" w:eastAsia="zh-CN"/>
                <w14:ligatures w14:val="none"/>
              </w:rPr>
            </w:pPr>
            <w:del w:id="8" w:author="Claude" w:date="2026-06-19T00:00:00Z">
              <w:r>
                <w:rPr>
                  <w:rFonts w:hint="eastAsia" w:ascii="Times New Roman" w:hAnsi="Times New Roman" w:eastAsia="宋体" w:cs="Times New Roman"/>
                  <w:sz w:val="18"/>
                  <w:szCs w:val="18"/>
                  <w:lang w:val="en-US" w:eastAsia="zh-CN"/>
                  <w14:ligatures w14:val="none"/>
                </w:rPr>
                <w:delText>68</w:delText>
              </w:r>
            </w:del>
            <w:ins w:id="9" w:author="Claude" w:date="2026-06-19T00:00:00Z">
              <w:r>
                <w:rPr>
                  <w:rFonts w:hint="eastAsia" w:ascii="Times New Roman" w:hAnsi="Times New Roman" w:eastAsia="宋体" w:cs="Times New Roman"/>
                  <w:sz w:val="18"/>
                  <w:szCs w:val="18"/>
                  <w:lang w:val="en-US" w:eastAsia="zh-CN"/>
                  <w14:ligatures w14:val="none"/>
                </w:rPr>
                <w:t>202</w:t>
              </w:r>
            </w:ins>
          </w:p>
        </w:tc>
        <w:tc>
          <w:tcPr>
            <w:tcW w:w="1185" w:type="dxa"/>
            <w:tcBorders>
              <w:top w:val="single" w:color="auto" w:sz="4" w:space="0"/>
              <w:bottom w:val="nil"/>
            </w:tcBorders>
            <w:vAlign w:val="center"/>
          </w:tcPr>
          <w:p w14:paraId="35DC805C">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100</w:t>
            </w:r>
          </w:p>
        </w:tc>
      </w:tr>
      <w:tr w14:paraId="35DC80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nil"/>
            </w:tcBorders>
            <w:vAlign w:val="center"/>
          </w:tcPr>
          <w:p w14:paraId="35DC805E">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偏差较小</w:t>
            </w:r>
            <w:r>
              <w:rPr>
                <w:rFonts w:ascii="Times New Roman" w:hAnsi="Times New Roman" w:eastAsia="宋体" w:cs="Times New Roman"/>
                <w:sz w:val="18"/>
                <w:szCs w:val="18"/>
                <w14:ligatures w14:val="none"/>
              </w:rPr>
              <w:t xml:space="preserve">(0% &lt; </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&lt; 10%)</w:t>
            </w:r>
          </w:p>
        </w:tc>
        <w:tc>
          <w:tcPr>
            <w:tcW w:w="1185" w:type="dxa"/>
            <w:tcBorders>
              <w:top w:val="nil"/>
              <w:bottom w:val="nil"/>
            </w:tcBorders>
            <w:vAlign w:val="center"/>
          </w:tcPr>
          <w:p w14:paraId="35DC805F">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185" w:type="dxa"/>
            <w:tcBorders>
              <w:top w:val="nil"/>
              <w:bottom w:val="nil"/>
            </w:tcBorders>
            <w:vAlign w:val="center"/>
          </w:tcPr>
          <w:p w14:paraId="35DC8060">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r>
      <w:tr w14:paraId="35DC80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nil"/>
            </w:tcBorders>
            <w:vAlign w:val="center"/>
          </w:tcPr>
          <w:p w14:paraId="35DC8062">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偏差较小</w:t>
            </w:r>
            <w:r>
              <w:rPr>
                <w:rFonts w:ascii="Times New Roman" w:hAnsi="Times New Roman" w:eastAsia="宋体" w:cs="Times New Roman"/>
                <w:sz w:val="18"/>
                <w:szCs w:val="18"/>
                <w14:ligatures w14:val="none"/>
              </w:rPr>
              <w:t>(</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w:t>
            </w:r>
            <w:r>
              <w:rPr>
                <w:rFonts w:hint="eastAsia" w:ascii="Malgun Gothic" w:hAnsi="Malgun Gothic" w:eastAsia="宋体" w:cs="Malgun Gothic"/>
                <w:sz w:val="18"/>
                <w:szCs w:val="18"/>
                <w14:ligatures w14:val="none"/>
              </w:rPr>
              <w:t>＞</w:t>
            </w:r>
            <w:r>
              <w:rPr>
                <w:rFonts w:ascii="Times New Roman" w:hAnsi="Times New Roman" w:eastAsia="宋体" w:cs="Times New Roman"/>
                <w:sz w:val="18"/>
                <w:szCs w:val="18"/>
                <w14:ligatures w14:val="none"/>
              </w:rPr>
              <w:t xml:space="preserve"> 10%</w:t>
            </w:r>
            <w:r>
              <w:rPr>
                <w:rFonts w:hint="eastAsia" w:ascii="Times New Roman" w:hAnsi="Times New Roman" w:eastAsia="宋体" w:cs="Times New Roman"/>
                <w:sz w:val="18"/>
                <w:szCs w:val="18"/>
                <w14:ligatures w14:val="none"/>
              </w:rPr>
              <w:t>)</w:t>
            </w:r>
          </w:p>
        </w:tc>
        <w:tc>
          <w:tcPr>
            <w:tcW w:w="1185" w:type="dxa"/>
            <w:tcBorders>
              <w:top w:val="nil"/>
              <w:bottom w:val="nil"/>
            </w:tcBorders>
            <w:vAlign w:val="center"/>
          </w:tcPr>
          <w:p w14:paraId="35DC8063">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185" w:type="dxa"/>
            <w:tcBorders>
              <w:top w:val="nil"/>
              <w:bottom w:val="nil"/>
            </w:tcBorders>
            <w:vAlign w:val="center"/>
          </w:tcPr>
          <w:p w14:paraId="35DC8064">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r>
      <w:tr w14:paraId="35DC80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single" w:color="auto" w:sz="12" w:space="0"/>
            </w:tcBorders>
            <w:vAlign w:val="center"/>
          </w:tcPr>
          <w:p w14:paraId="35DC8066">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因舍入导致的偏差</w:t>
            </w:r>
          </w:p>
        </w:tc>
        <w:tc>
          <w:tcPr>
            <w:tcW w:w="1185" w:type="dxa"/>
            <w:tcBorders>
              <w:top w:val="nil"/>
              <w:bottom w:val="single" w:color="auto" w:sz="12" w:space="0"/>
            </w:tcBorders>
            <w:vAlign w:val="center"/>
          </w:tcPr>
          <w:p w14:paraId="35DC8067">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185" w:type="dxa"/>
            <w:tcBorders>
              <w:top w:val="nil"/>
              <w:bottom w:val="single" w:color="auto" w:sz="12" w:space="0"/>
            </w:tcBorders>
            <w:vAlign w:val="center"/>
          </w:tcPr>
          <w:p w14:paraId="35DC8068">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r>
    </w:tbl>
    <w:p w14:paraId="35DC806A">
      <w:pPr>
        <w:spacing w:line="300" w:lineRule="auto"/>
        <w:ind w:firstLine="360"/>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14:ligatures w14:val="none"/>
        </w:rPr>
        <w:t xml:space="preserve"> </w:t>
      </w:r>
      <w:r>
        <w:rPr>
          <w:rFonts w:hint="eastAsia" w:ascii="Times New Roman" w:hAnsi="Times New Roman" w:eastAsia="宋体" w:cs="Times New Roman"/>
          <w:sz w:val="18"/>
          <w:szCs w:val="18"/>
          <w14:ligatures w14:val="none"/>
        </w:rPr>
        <w:t>结果数量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指在重复分析中，对重复分析结果与原结果进行配对比较的次数。对于每个目标效应，结果包括一组数值，如汇总效应估计(summary estimate，如</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值/ F值)、置信区间界限(confidence interval bound)、效应量(effect size)样本大小(size effect)等，应将原文中报告的每个数值与重复结果进行比较。例如，在一个</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检验中，原文献报告了</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值、95%置信区间、cohen</w:t>
      </w:r>
      <w:r>
        <w:rPr>
          <w:rFonts w:ascii="Times New Roman" w:hAnsi="Times New Roman" w:eastAsia="宋体" w:cs="Times New Roman"/>
          <w:sz w:val="18"/>
          <w:szCs w:val="18"/>
          <w14:ligatures w14:val="none"/>
        </w:rPr>
        <w:t>’</w:t>
      </w:r>
      <w:r>
        <w:rPr>
          <w:rFonts w:hint="eastAsia" w:ascii="Times New Roman" w:hAnsi="Times New Roman" w:eastAsia="宋体" w:cs="Times New Roman"/>
          <w:sz w:val="18"/>
          <w:szCs w:val="18"/>
          <w14:ligatures w14:val="none"/>
        </w:rPr>
        <w:t>s d和样本大小，则这个效应中</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＝4。将各效应的</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求和即为全体数量。</w:t>
      </w:r>
    </w:p>
    <w:p w14:paraId="35DC806B">
      <w:pPr>
        <w:spacing w:line="300" w:lineRule="auto"/>
        <w:ind w:firstLine="361"/>
        <w:jc w:val="center"/>
        <w:rPr>
          <w:rFonts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10</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 xml:space="preserve"> 推论的一致性的评估表(原分析方法)</w:t>
      </w:r>
    </w:p>
    <w:tbl>
      <w:tblPr>
        <w:tblStyle w:val="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8"/>
        <w:gridCol w:w="1185"/>
        <w:gridCol w:w="1185"/>
      </w:tblGrid>
      <w:tr w14:paraId="35DC80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restart"/>
            <w:tcBorders>
              <w:top w:val="single" w:color="auto" w:sz="12" w:space="0"/>
            </w:tcBorders>
            <w:vAlign w:val="center"/>
          </w:tcPr>
          <w:p w14:paraId="35DC806C">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推论的一致性</w:t>
            </w:r>
          </w:p>
        </w:tc>
        <w:tc>
          <w:tcPr>
            <w:tcW w:w="2370" w:type="dxa"/>
            <w:gridSpan w:val="2"/>
            <w:tcBorders>
              <w:top w:val="single" w:color="auto" w:sz="12" w:space="0"/>
            </w:tcBorders>
          </w:tcPr>
          <w:p w14:paraId="35DC806D">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数量及占比</w:t>
            </w:r>
          </w:p>
        </w:tc>
      </w:tr>
      <w:tr w14:paraId="35DC80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continue"/>
            <w:tcBorders>
              <w:bottom w:val="single" w:color="auto" w:sz="4" w:space="0"/>
            </w:tcBorders>
          </w:tcPr>
          <w:p w14:paraId="35DC806F">
            <w:pPr>
              <w:spacing w:line="360" w:lineRule="auto"/>
              <w:rPr>
                <w:rFonts w:ascii="Times New Roman" w:hAnsi="Times New Roman" w:eastAsia="宋体" w:cs="Times New Roman"/>
                <w:sz w:val="18"/>
                <w:szCs w:val="18"/>
                <w14:ligatures w14:val="none"/>
              </w:rPr>
            </w:pPr>
          </w:p>
        </w:tc>
        <w:tc>
          <w:tcPr>
            <w:tcW w:w="1185" w:type="dxa"/>
            <w:tcBorders>
              <w:bottom w:val="single" w:color="auto" w:sz="4" w:space="0"/>
            </w:tcBorders>
          </w:tcPr>
          <w:p w14:paraId="35DC8070">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r>
              <w:rPr>
                <w:rFonts w:ascii="Times New Roman" w:hAnsi="Times New Roman" w:eastAsia="宋体" w:cs="Times New Roman"/>
                <w:i/>
                <w:iCs/>
                <w:sz w:val="18"/>
                <w:szCs w:val="18"/>
                <w14:ligatures w14:val="none"/>
              </w:rPr>
              <w:t xml:space="preserve"> *</w:t>
            </w:r>
          </w:p>
        </w:tc>
        <w:tc>
          <w:tcPr>
            <w:tcW w:w="1185" w:type="dxa"/>
            <w:tcBorders>
              <w:bottom w:val="single" w:color="auto" w:sz="4" w:space="0"/>
            </w:tcBorders>
          </w:tcPr>
          <w:p w14:paraId="35DC8071">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w:t>
            </w:r>
          </w:p>
        </w:tc>
      </w:tr>
      <w:tr w14:paraId="35DC80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3668" w:type="dxa"/>
            <w:tcBorders>
              <w:top w:val="single" w:color="auto" w:sz="4" w:space="0"/>
              <w:bottom w:val="nil"/>
            </w:tcBorders>
            <w:vAlign w:val="center"/>
          </w:tcPr>
          <w:p w14:paraId="35DC8073">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一致</w:t>
            </w:r>
          </w:p>
        </w:tc>
        <w:tc>
          <w:tcPr>
            <w:tcW w:w="1185" w:type="dxa"/>
            <w:tcBorders>
              <w:top w:val="single" w:color="auto" w:sz="4" w:space="0"/>
              <w:bottom w:val="nil"/>
            </w:tcBorders>
            <w:vAlign w:val="center"/>
          </w:tcPr>
          <w:p w14:paraId="35DC8074">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14</w:t>
            </w:r>
          </w:p>
        </w:tc>
        <w:tc>
          <w:tcPr>
            <w:tcW w:w="1185" w:type="dxa"/>
            <w:tcBorders>
              <w:top w:val="single" w:color="auto" w:sz="4" w:space="0"/>
              <w:bottom w:val="nil"/>
            </w:tcBorders>
            <w:vAlign w:val="center"/>
          </w:tcPr>
          <w:p w14:paraId="35DC8075">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100</w:t>
            </w:r>
          </w:p>
        </w:tc>
      </w:tr>
      <w:tr w14:paraId="35DC80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single" w:color="auto" w:sz="12" w:space="0"/>
            </w:tcBorders>
            <w:vAlign w:val="center"/>
          </w:tcPr>
          <w:p w14:paraId="35DC8077">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不一致</w:t>
            </w:r>
          </w:p>
        </w:tc>
        <w:tc>
          <w:tcPr>
            <w:tcW w:w="1185" w:type="dxa"/>
            <w:tcBorders>
              <w:top w:val="nil"/>
              <w:bottom w:val="single" w:color="auto" w:sz="12" w:space="0"/>
            </w:tcBorders>
            <w:vAlign w:val="center"/>
          </w:tcPr>
          <w:p w14:paraId="35DC8078">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185" w:type="dxa"/>
            <w:tcBorders>
              <w:top w:val="nil"/>
              <w:bottom w:val="single" w:color="auto" w:sz="12" w:space="0"/>
            </w:tcBorders>
            <w:vAlign w:val="center"/>
          </w:tcPr>
          <w:p w14:paraId="35DC8079">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r>
    </w:tbl>
    <w:p w14:paraId="35DC807B">
      <w:pPr>
        <w:spacing w:line="300" w:lineRule="auto"/>
        <w:ind w:firstLine="360"/>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14:ligatures w14:val="none"/>
        </w:rPr>
        <w:t xml:space="preserve"> </w:t>
      </w:r>
      <w:r>
        <w:rPr>
          <w:rFonts w:hint="eastAsia" w:ascii="Times New Roman" w:hAnsi="Times New Roman" w:eastAsia="宋体" w:cs="Times New Roman"/>
          <w:sz w:val="18"/>
          <w:szCs w:val="18"/>
          <w14:ligatures w14:val="none"/>
        </w:rPr>
        <w:t>推论数量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指在重复分析中，对效应做出统计推断的次数。例如，仅进行了一个</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检验，则</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＝1；如果进行了一个2</w:t>
      </w:r>
      <w:r>
        <w:rPr>
          <w:rFonts w:ascii="Times New Roman" w:hAnsi="Times New Roman" w:eastAsia="宋体" w:cs="Times New Roman"/>
          <w:sz w:val="18"/>
          <w:szCs w:val="18"/>
          <w14:ligatures w14:val="none"/>
        </w:rPr>
        <w:t>*2</w:t>
      </w:r>
      <w:r>
        <w:rPr>
          <w:rFonts w:hint="eastAsia" w:ascii="Times New Roman" w:hAnsi="Times New Roman" w:eastAsia="宋体" w:cs="Times New Roman"/>
          <w:sz w:val="18"/>
          <w:szCs w:val="18"/>
          <w14:ligatures w14:val="none"/>
        </w:rPr>
        <w:t>的方差分析，并进行简单效应分析，则有可能有7个统计推断：两个主效应的推论，一个交互作用的推论，四个可能的简单效应分析的</w:t>
      </w:r>
      <w:r>
        <w:rPr>
          <w:rFonts w:hint="eastAsia" w:ascii="Times New Roman" w:hAnsi="Times New Roman" w:eastAsia="宋体" w:cs="Times New Roman"/>
          <w:iCs/>
          <w:sz w:val="18"/>
          <w:szCs w:val="18"/>
          <w14:ligatures w14:val="none"/>
        </w:rPr>
        <w:t>推论</w:t>
      </w:r>
      <w:r>
        <w:rPr>
          <w:rFonts w:hint="eastAsia" w:ascii="Times New Roman" w:hAnsi="Times New Roman" w:eastAsia="宋体" w:cs="Times New Roman"/>
          <w:sz w:val="18"/>
          <w:szCs w:val="18"/>
          <w14:ligatures w14:val="none"/>
        </w:rPr>
        <w:t>，因此</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＝7。如果报告的</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值相对于重复的</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值落在显著性水平边界的另一侧，则被归类为推论不一致；反之为推论一致。</w:t>
      </w:r>
    </w:p>
    <w:p w14:paraId="35DC8092">
      <w:pPr>
        <w:spacing w:line="30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 xml:space="preserve">4  </w:t>
      </w:r>
      <w:r>
        <w:rPr>
          <w:rFonts w:hint="eastAsia" w:ascii="Times New Roman" w:hAnsi="Times New Roman" w:eastAsia="宋体" w:cs="Times New Roman"/>
          <w:b/>
          <w:bCs/>
          <w:sz w:val="28"/>
          <w:szCs w:val="28"/>
          <w14:ligatures w14:val="none"/>
        </w:rPr>
        <w:t>讨论</w:t>
      </w:r>
    </w:p>
    <w:p w14:paraId="35DC8093">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4.1 计算可复现性检验结果分析</w:t>
      </w:r>
    </w:p>
    <w:p w14:paraId="35DC8094">
      <w:pPr>
        <w:spacing w:line="300" w:lineRule="auto"/>
        <w:ind w:firstLine="420" w:firstLineChars="200"/>
        <w:rPr>
          <w:rFonts w:ascii="Times New Roman" w:hAnsi="Times New Roman" w:eastAsia="黑体" w:cs="Times New Roman"/>
          <w:b/>
          <w:bCs/>
          <w:sz w:val="18"/>
          <w:szCs w:val="18"/>
          <w14:ligatures w14:val="none"/>
        </w:rPr>
      </w:pPr>
      <w:r>
        <w:rPr>
          <w:rFonts w:hint="eastAsia" w:ascii="Times New Roman" w:hAnsi="Times New Roman" w:eastAsia="宋体" w:cs="Times New Roman"/>
          <w:szCs w:val="24"/>
          <w14:ligatures w14:val="none"/>
        </w:rPr>
        <w:t>结合下表，对原文献进行分析，推测可能导致可复现性检验结果差异的原因。对于重要的原因，逐段进行展开说明。</w:t>
      </w:r>
    </w:p>
    <w:p w14:paraId="35DC8095">
      <w:pPr>
        <w:spacing w:line="300" w:lineRule="auto"/>
        <w:jc w:val="center"/>
        <w:rPr>
          <w:rFonts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11</w:t>
      </w:r>
      <w:r>
        <w:rPr>
          <w:rFonts w:hint="eastAsia" w:ascii="Times New Roman" w:hAnsi="Times New Roman" w:eastAsia="黑体" w:cs="Times New Roman"/>
          <w:b/>
          <w:bCs/>
          <w:sz w:val="18"/>
          <w:szCs w:val="18"/>
          <w14:ligatures w14:val="none"/>
        </w:rPr>
        <w:t xml:space="preserve"> 计算上可重复的原因分析表</w:t>
      </w:r>
    </w:p>
    <w:tbl>
      <w:tblPr>
        <w:tblStyle w:val="3"/>
        <w:tblW w:w="86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3"/>
        <w:gridCol w:w="4667"/>
        <w:gridCol w:w="2442"/>
      </w:tblGrid>
      <w:tr w14:paraId="2909C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3" w:type="dxa"/>
            <w:tcBorders>
              <w:top w:val="single" w:color="000000" w:sz="12" w:space="0"/>
              <w:left w:val="nil"/>
              <w:bottom w:val="single" w:color="000000" w:sz="4" w:space="0"/>
              <w:right w:val="nil"/>
              <w:tl2br w:val="nil"/>
            </w:tcBorders>
            <w:shd w:val="clear" w:color="auto" w:fill="FFFFFF"/>
            <w:vAlign w:val="center"/>
          </w:tcPr>
          <w:p w14:paraId="12F6CC36">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评估维度</w:t>
            </w:r>
          </w:p>
        </w:tc>
        <w:tc>
          <w:tcPr>
            <w:tcW w:w="4667" w:type="dxa"/>
            <w:tcBorders>
              <w:top w:val="single" w:color="000000" w:sz="12" w:space="0"/>
              <w:left w:val="nil"/>
              <w:bottom w:val="single" w:color="000000" w:sz="4" w:space="0"/>
              <w:right w:val="nil"/>
            </w:tcBorders>
            <w:shd w:val="clear" w:color="auto" w:fill="FFFFFF"/>
            <w:vAlign w:val="center"/>
          </w:tcPr>
          <w:p w14:paraId="1C440390">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本复现研究情况</w:t>
            </w:r>
          </w:p>
        </w:tc>
        <w:tc>
          <w:tcPr>
            <w:tcW w:w="2442" w:type="dxa"/>
            <w:tcBorders>
              <w:top w:val="single" w:color="000000" w:sz="12" w:space="0"/>
              <w:left w:val="nil"/>
              <w:bottom w:val="single" w:color="000000" w:sz="4" w:space="0"/>
              <w:right w:val="nil"/>
            </w:tcBorders>
            <w:shd w:val="clear" w:color="auto" w:fill="FFFFFF"/>
            <w:vAlign w:val="center"/>
          </w:tcPr>
          <w:p w14:paraId="5DD07798">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对可重复性的影响</w:t>
            </w:r>
          </w:p>
        </w:tc>
      </w:tr>
      <w:tr w14:paraId="489D6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3" w:type="dxa"/>
            <w:tcBorders>
              <w:top w:val="single" w:color="000000" w:sz="4" w:space="0"/>
              <w:left w:val="nil"/>
              <w:bottom w:val="nil"/>
              <w:right w:val="nil"/>
            </w:tcBorders>
            <w:shd w:val="clear" w:color="auto" w:fill="FFFFFF"/>
            <w:vAlign w:val="center"/>
          </w:tcPr>
          <w:p w14:paraId="591D2FDA">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数据开放性</w:t>
            </w:r>
          </w:p>
        </w:tc>
        <w:tc>
          <w:tcPr>
            <w:tcW w:w="4667" w:type="dxa"/>
            <w:tcBorders>
              <w:top w:val="single" w:color="000000" w:sz="4" w:space="0"/>
              <w:left w:val="nil"/>
              <w:bottom w:val="nil"/>
              <w:right w:val="nil"/>
            </w:tcBorders>
            <w:shd w:val="clear" w:color="auto" w:fill="FFFFFF"/>
            <w:vAlign w:val="center"/>
          </w:tcPr>
          <w:p w14:paraId="0948ADDF">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原文数据完全公开（OSF: </w:t>
            </w:r>
            <w:r>
              <w:rPr>
                <w:rFonts w:hint="default" w:ascii="Times New Roman" w:hAnsi="Times New Roman" w:eastAsia="宋体" w:cs="Times New Roman"/>
                <w:b w:val="0"/>
                <w:color w:val="000000"/>
                <w:sz w:val="18"/>
                <w:szCs w:val="18"/>
                <w:lang w:val="en-US" w:eastAsia="zh-CN"/>
                <w14:ligatures w14:val="none"/>
              </w:rPr>
              <w:fldChar w:fldCharType="begin"/>
            </w:r>
            <w:r>
              <w:rPr>
                <w:rFonts w:hint="default" w:ascii="Times New Roman" w:hAnsi="Times New Roman" w:eastAsia="宋体" w:cs="Times New Roman"/>
                <w:b w:val="0"/>
                <w:color w:val="000000"/>
                <w:sz w:val="18"/>
                <w:szCs w:val="18"/>
                <w:lang w:val="en-US" w:eastAsia="zh-CN"/>
                <w14:ligatures w14:val="none"/>
              </w:rPr>
              <w:instrText xml:space="preserve"> HYPERLINK "https://osf.io/k2dbf/" \t "https://chat.deepseek.com/a/chat/s/_blank" </w:instrText>
            </w:r>
            <w:r>
              <w:rPr>
                <w:rFonts w:hint="default" w:ascii="Times New Roman" w:hAnsi="Times New Roman" w:eastAsia="宋体" w:cs="Times New Roman"/>
                <w:b w:val="0"/>
                <w:color w:val="000000"/>
                <w:sz w:val="18"/>
                <w:szCs w:val="18"/>
                <w:lang w:val="en-US" w:eastAsia="zh-CN"/>
                <w14:ligatures w14:val="none"/>
              </w:rPr>
              <w:fldChar w:fldCharType="separate"/>
            </w:r>
            <w:r>
              <w:rPr>
                <w:rFonts w:hint="default" w:ascii="Times New Roman" w:hAnsi="Times New Roman" w:eastAsia="宋体" w:cs="Times New Roman"/>
                <w:b w:val="0"/>
                <w:color w:val="000000"/>
                <w:sz w:val="18"/>
                <w:szCs w:val="18"/>
                <w14:ligatures w14:val="none"/>
              </w:rPr>
              <w:t>https://osf.io/k2dbf/</w:t>
            </w:r>
            <w:r>
              <w:rPr>
                <w:rFonts w:hint="default" w:ascii="Times New Roman" w:hAnsi="Times New Roman" w:eastAsia="宋体" w:cs="Times New Roman"/>
                <w:b w:val="0"/>
                <w:color w:val="000000"/>
                <w:sz w:val="18"/>
                <w:szCs w:val="18"/>
                <w:lang w:val="en-US" w:eastAsia="zh-CN"/>
                <w14:ligatures w14:val="none"/>
              </w:rPr>
              <w:fldChar w:fldCharType="end"/>
            </w:r>
            <w:r>
              <w:rPr>
                <w:rFonts w:hint="default" w:ascii="Times New Roman" w:hAnsi="Times New Roman" w:eastAsia="宋体" w:cs="Times New Roman"/>
                <w:b w:val="0"/>
                <w:color w:val="000000"/>
                <w:sz w:val="18"/>
                <w:szCs w:val="18"/>
                <w:lang w:val="en-US" w:eastAsia="zh-CN"/>
                <w14:ligatures w14:val="none"/>
              </w:rPr>
              <w:t>）</w:t>
            </w:r>
          </w:p>
        </w:tc>
        <w:tc>
          <w:tcPr>
            <w:tcW w:w="2442" w:type="dxa"/>
            <w:tcBorders>
              <w:top w:val="single" w:color="000000" w:sz="4" w:space="0"/>
              <w:left w:val="nil"/>
              <w:bottom w:val="nil"/>
              <w:right w:val="nil"/>
            </w:tcBorders>
            <w:shd w:val="clear" w:color="auto" w:fill="FFFFFF"/>
            <w:vAlign w:val="center"/>
          </w:tcPr>
          <w:p w14:paraId="19A787D2">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正向（可获取原始数据）</w:t>
            </w:r>
          </w:p>
        </w:tc>
      </w:tr>
      <w:tr w14:paraId="19B71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3" w:type="dxa"/>
            <w:tcBorders>
              <w:top w:val="nil"/>
              <w:left w:val="nil"/>
              <w:bottom w:val="nil"/>
              <w:right w:val="nil"/>
            </w:tcBorders>
            <w:shd w:val="clear" w:color="auto" w:fill="FFFFFF"/>
            <w:vAlign w:val="center"/>
          </w:tcPr>
          <w:p w14:paraId="0003468A">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代码开放性</w:t>
            </w:r>
          </w:p>
        </w:tc>
        <w:tc>
          <w:tcPr>
            <w:tcW w:w="4667" w:type="dxa"/>
            <w:tcBorders>
              <w:top w:val="nil"/>
              <w:left w:val="nil"/>
              <w:bottom w:val="nil"/>
              <w:right w:val="nil"/>
            </w:tcBorders>
            <w:shd w:val="clear" w:color="auto" w:fill="FFFFFF"/>
            <w:vAlign w:val="center"/>
          </w:tcPr>
          <w:p w14:paraId="24848B2D">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原文提供完整 R 分析脚本、Inquisit 实验文件</w:t>
            </w:r>
          </w:p>
        </w:tc>
        <w:tc>
          <w:tcPr>
            <w:tcW w:w="2442" w:type="dxa"/>
            <w:tcBorders>
              <w:top w:val="nil"/>
              <w:left w:val="nil"/>
              <w:bottom w:val="nil"/>
              <w:right w:val="nil"/>
            </w:tcBorders>
            <w:shd w:val="clear" w:color="auto" w:fill="FFFFFF"/>
            <w:vAlign w:val="center"/>
          </w:tcPr>
          <w:p w14:paraId="2B2C85BC">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正向（可直接复现分析）</w:t>
            </w:r>
          </w:p>
        </w:tc>
      </w:tr>
      <w:tr w14:paraId="04597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3" w:type="dxa"/>
            <w:tcBorders>
              <w:top w:val="nil"/>
              <w:left w:val="nil"/>
              <w:bottom w:val="nil"/>
              <w:right w:val="nil"/>
            </w:tcBorders>
            <w:shd w:val="clear" w:color="auto" w:fill="FFFFFF"/>
            <w:vAlign w:val="center"/>
          </w:tcPr>
          <w:p w14:paraId="0C5BBB53">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预注册</w:t>
            </w:r>
          </w:p>
        </w:tc>
        <w:tc>
          <w:tcPr>
            <w:tcW w:w="4667" w:type="dxa"/>
            <w:tcBorders>
              <w:top w:val="nil"/>
              <w:left w:val="nil"/>
              <w:bottom w:val="nil"/>
              <w:right w:val="nil"/>
            </w:tcBorders>
            <w:shd w:val="clear" w:color="auto" w:fill="FFFFFF"/>
            <w:vAlign w:val="center"/>
          </w:tcPr>
          <w:p w14:paraId="4223225A">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原文在 OSF 预注册了分析计划（样本量、排除标准、统计方法）</w:t>
            </w:r>
          </w:p>
        </w:tc>
        <w:tc>
          <w:tcPr>
            <w:tcW w:w="2442" w:type="dxa"/>
            <w:tcBorders>
              <w:top w:val="nil"/>
              <w:left w:val="nil"/>
              <w:bottom w:val="nil"/>
              <w:right w:val="nil"/>
            </w:tcBorders>
            <w:shd w:val="clear" w:color="auto" w:fill="FFFFFF"/>
            <w:vAlign w:val="center"/>
          </w:tcPr>
          <w:p w14:paraId="0B0827CE">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正向（避免分析自由度）</w:t>
            </w:r>
          </w:p>
        </w:tc>
      </w:tr>
      <w:tr w14:paraId="78009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3" w:type="dxa"/>
            <w:tcBorders>
              <w:top w:val="nil"/>
              <w:left w:val="nil"/>
              <w:bottom w:val="nil"/>
              <w:right w:val="nil"/>
            </w:tcBorders>
            <w:shd w:val="clear" w:color="auto" w:fill="FFFFFF"/>
            <w:vAlign w:val="center"/>
          </w:tcPr>
          <w:p w14:paraId="4354D6A9">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数据处理描述</w:t>
            </w:r>
          </w:p>
        </w:tc>
        <w:tc>
          <w:tcPr>
            <w:tcW w:w="4667" w:type="dxa"/>
            <w:tcBorders>
              <w:top w:val="nil"/>
              <w:left w:val="nil"/>
              <w:bottom w:val="nil"/>
              <w:right w:val="nil"/>
            </w:tcBorders>
            <w:shd w:val="clear" w:color="auto" w:fill="FFFFFF"/>
            <w:vAlign w:val="center"/>
          </w:tcPr>
          <w:p w14:paraId="73A7C74E">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原文详细描述了数据清洗步骤（排除标准、异常值处理阈值）</w:t>
            </w:r>
          </w:p>
        </w:tc>
        <w:tc>
          <w:tcPr>
            <w:tcW w:w="2442" w:type="dxa"/>
            <w:tcBorders>
              <w:top w:val="nil"/>
              <w:left w:val="nil"/>
              <w:bottom w:val="nil"/>
              <w:right w:val="nil"/>
            </w:tcBorders>
            <w:shd w:val="clear" w:color="auto" w:fill="FFFFFF"/>
            <w:vAlign w:val="center"/>
          </w:tcPr>
          <w:p w14:paraId="62E63FA2">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正向（可完全复制清洗流程）</w:t>
            </w:r>
          </w:p>
        </w:tc>
      </w:tr>
      <w:tr w14:paraId="7BDC4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3" w:type="dxa"/>
            <w:tcBorders>
              <w:top w:val="nil"/>
              <w:left w:val="nil"/>
              <w:bottom w:val="nil"/>
              <w:right w:val="nil"/>
            </w:tcBorders>
            <w:shd w:val="clear" w:color="auto" w:fill="FFFFFF"/>
            <w:vAlign w:val="center"/>
          </w:tcPr>
          <w:p w14:paraId="26BB4A20">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软件与版本</w:t>
            </w:r>
          </w:p>
        </w:tc>
        <w:tc>
          <w:tcPr>
            <w:tcW w:w="4667" w:type="dxa"/>
            <w:tcBorders>
              <w:top w:val="nil"/>
              <w:left w:val="nil"/>
              <w:bottom w:val="nil"/>
              <w:right w:val="nil"/>
            </w:tcBorders>
            <w:shd w:val="clear" w:color="auto" w:fill="FFFFFF"/>
            <w:vAlign w:val="center"/>
          </w:tcPr>
          <w:p w14:paraId="3E575ECF">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使用 R 语言及 afex、TOSTER 等包；版本可能略有差异但结果一致</w:t>
            </w:r>
          </w:p>
        </w:tc>
        <w:tc>
          <w:tcPr>
            <w:tcW w:w="2442" w:type="dxa"/>
            <w:tcBorders>
              <w:top w:val="nil"/>
              <w:left w:val="nil"/>
              <w:bottom w:val="nil"/>
              <w:right w:val="nil"/>
            </w:tcBorders>
            <w:shd w:val="clear" w:color="auto" w:fill="FFFFFF"/>
            <w:vAlign w:val="center"/>
          </w:tcPr>
          <w:p w14:paraId="46B8BC48">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正向（核心算法稳定）</w:t>
            </w:r>
          </w:p>
        </w:tc>
      </w:tr>
      <w:tr w14:paraId="4F059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3" w:type="dxa"/>
            <w:tcBorders>
              <w:top w:val="nil"/>
              <w:left w:val="nil"/>
              <w:bottom w:val="nil"/>
              <w:right w:val="nil"/>
            </w:tcBorders>
            <w:shd w:val="clear" w:color="auto" w:fill="FFFFFF"/>
            <w:vAlign w:val="center"/>
          </w:tcPr>
          <w:p w14:paraId="126DEE97">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统计方法一致性</w:t>
            </w:r>
          </w:p>
        </w:tc>
        <w:tc>
          <w:tcPr>
            <w:tcW w:w="4667" w:type="dxa"/>
            <w:tcBorders>
              <w:top w:val="nil"/>
              <w:left w:val="nil"/>
              <w:bottom w:val="nil"/>
              <w:right w:val="nil"/>
            </w:tcBorders>
            <w:shd w:val="clear" w:color="auto" w:fill="FFFFFF"/>
            <w:vAlign w:val="center"/>
          </w:tcPr>
          <w:p w14:paraId="6AA5D2BB">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完全遵循原文预注册的分析方法（2×2 ANOVA、TOST、t 检验）</w:t>
            </w:r>
          </w:p>
        </w:tc>
        <w:tc>
          <w:tcPr>
            <w:tcW w:w="2442" w:type="dxa"/>
            <w:tcBorders>
              <w:top w:val="nil"/>
              <w:left w:val="nil"/>
              <w:bottom w:val="nil"/>
              <w:right w:val="nil"/>
            </w:tcBorders>
            <w:shd w:val="clear" w:color="auto" w:fill="FFFFFF"/>
            <w:vAlign w:val="center"/>
          </w:tcPr>
          <w:p w14:paraId="0EC15961">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正向（方法完全一致）</w:t>
            </w:r>
          </w:p>
        </w:tc>
      </w:tr>
      <w:tr w14:paraId="6CDE3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3" w:type="dxa"/>
            <w:tcBorders>
              <w:top w:val="nil"/>
              <w:left w:val="nil"/>
              <w:bottom w:val="nil"/>
              <w:right w:val="nil"/>
            </w:tcBorders>
            <w:shd w:val="clear" w:color="auto" w:fill="FFFFFF"/>
            <w:vAlign w:val="center"/>
          </w:tcPr>
          <w:p w14:paraId="62C97CE1">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数据集同一性</w:t>
            </w:r>
          </w:p>
        </w:tc>
        <w:tc>
          <w:tcPr>
            <w:tcW w:w="4667" w:type="dxa"/>
            <w:tcBorders>
              <w:top w:val="nil"/>
              <w:left w:val="nil"/>
              <w:bottom w:val="nil"/>
              <w:right w:val="nil"/>
            </w:tcBorders>
            <w:shd w:val="clear" w:color="auto" w:fill="FFFFFF"/>
            <w:vAlign w:val="center"/>
          </w:tcPr>
          <w:p w14:paraId="2C8773B8">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使用与原文完全相同的公开数据集</w:t>
            </w:r>
          </w:p>
        </w:tc>
        <w:tc>
          <w:tcPr>
            <w:tcW w:w="2442" w:type="dxa"/>
            <w:tcBorders>
              <w:top w:val="nil"/>
              <w:left w:val="nil"/>
              <w:bottom w:val="nil"/>
              <w:right w:val="nil"/>
            </w:tcBorders>
            <w:shd w:val="clear" w:color="auto" w:fill="FFFFFF"/>
            <w:vAlign w:val="center"/>
          </w:tcPr>
          <w:p w14:paraId="553CE62D">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正向（数据来源一致）</w:t>
            </w:r>
          </w:p>
        </w:tc>
      </w:tr>
      <w:tr w14:paraId="063C3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3" w:type="dxa"/>
            <w:tcBorders>
              <w:top w:val="nil"/>
              <w:left w:val="nil"/>
              <w:bottom w:val="nil"/>
              <w:right w:val="nil"/>
            </w:tcBorders>
            <w:shd w:val="clear" w:color="auto" w:fill="FFFFFF"/>
            <w:vAlign w:val="center"/>
          </w:tcPr>
          <w:p w14:paraId="016DCD9B">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重复者技术水平</w:t>
            </w:r>
          </w:p>
        </w:tc>
        <w:tc>
          <w:tcPr>
            <w:tcW w:w="4667" w:type="dxa"/>
            <w:tcBorders>
              <w:top w:val="nil"/>
              <w:left w:val="nil"/>
              <w:bottom w:val="nil"/>
              <w:right w:val="nil"/>
            </w:tcBorders>
            <w:shd w:val="clear" w:color="auto" w:fill="FFFFFF"/>
            <w:vAlign w:val="center"/>
          </w:tcPr>
          <w:p w14:paraId="1D95CBB7">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重复者具备 R 数据分析经验，理解统计原理</w:t>
            </w:r>
          </w:p>
        </w:tc>
        <w:tc>
          <w:tcPr>
            <w:tcW w:w="2442" w:type="dxa"/>
            <w:tcBorders>
              <w:top w:val="nil"/>
              <w:left w:val="nil"/>
              <w:bottom w:val="nil"/>
              <w:right w:val="nil"/>
            </w:tcBorders>
            <w:shd w:val="clear" w:color="auto" w:fill="FFFFFF"/>
            <w:vAlign w:val="center"/>
          </w:tcPr>
          <w:p w14:paraId="276D7CF2">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正向（避免操作失误）</w:t>
            </w:r>
          </w:p>
        </w:tc>
      </w:tr>
      <w:tr w14:paraId="1D3A6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3" w:type="dxa"/>
            <w:tcBorders>
              <w:top w:val="nil"/>
              <w:left w:val="nil"/>
              <w:bottom w:val="nil"/>
              <w:right w:val="nil"/>
            </w:tcBorders>
            <w:shd w:val="clear" w:color="auto" w:fill="FFFFFF"/>
            <w:vAlign w:val="center"/>
          </w:tcPr>
          <w:p w14:paraId="53A34303">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文献发表年份</w:t>
            </w:r>
          </w:p>
        </w:tc>
        <w:tc>
          <w:tcPr>
            <w:tcW w:w="4667" w:type="dxa"/>
            <w:tcBorders>
              <w:top w:val="nil"/>
              <w:left w:val="nil"/>
              <w:bottom w:val="nil"/>
              <w:right w:val="nil"/>
            </w:tcBorders>
            <w:shd w:val="clear" w:color="auto" w:fill="FFFFFF"/>
            <w:vAlign w:val="center"/>
          </w:tcPr>
          <w:p w14:paraId="26660B2B">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2020 年发表，处于开放科学运动普及之后</w:t>
            </w:r>
          </w:p>
        </w:tc>
        <w:tc>
          <w:tcPr>
            <w:tcW w:w="2442" w:type="dxa"/>
            <w:tcBorders>
              <w:top w:val="nil"/>
              <w:left w:val="nil"/>
              <w:bottom w:val="nil"/>
              <w:right w:val="nil"/>
            </w:tcBorders>
            <w:shd w:val="clear" w:color="auto" w:fill="FFFFFF"/>
            <w:vAlign w:val="center"/>
          </w:tcPr>
          <w:p w14:paraId="7E15CCEF">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正向（数据代码可获取）</w:t>
            </w:r>
          </w:p>
        </w:tc>
      </w:tr>
      <w:tr w14:paraId="30417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3" w:type="dxa"/>
            <w:tcBorders>
              <w:top w:val="nil"/>
              <w:left w:val="nil"/>
              <w:bottom w:val="nil"/>
              <w:right w:val="nil"/>
            </w:tcBorders>
            <w:shd w:val="clear" w:color="auto" w:fill="FFFFFF"/>
            <w:vAlign w:val="center"/>
          </w:tcPr>
          <w:p w14:paraId="4F542C34">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文献引用量</w:t>
            </w:r>
          </w:p>
        </w:tc>
        <w:tc>
          <w:tcPr>
            <w:tcW w:w="4667" w:type="dxa"/>
            <w:tcBorders>
              <w:top w:val="nil"/>
              <w:left w:val="nil"/>
              <w:bottom w:val="nil"/>
              <w:right w:val="nil"/>
            </w:tcBorders>
            <w:shd w:val="clear" w:color="auto" w:fill="FFFFFF"/>
            <w:vAlign w:val="center"/>
          </w:tcPr>
          <w:p w14:paraId="1AE1DE15">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引用量较高（300+），研究关注度高</w:t>
            </w:r>
          </w:p>
        </w:tc>
        <w:tc>
          <w:tcPr>
            <w:tcW w:w="2442" w:type="dxa"/>
            <w:tcBorders>
              <w:top w:val="nil"/>
              <w:left w:val="nil"/>
              <w:bottom w:val="nil"/>
              <w:right w:val="nil"/>
            </w:tcBorders>
            <w:shd w:val="clear" w:color="auto" w:fill="FFFFFF"/>
            <w:vAlign w:val="center"/>
          </w:tcPr>
          <w:p w14:paraId="695A34FD">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中性（不影响可重复性）</w:t>
            </w:r>
          </w:p>
        </w:tc>
      </w:tr>
      <w:tr w14:paraId="2113E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3" w:type="dxa"/>
            <w:tcBorders>
              <w:top w:val="nil"/>
              <w:left w:val="nil"/>
              <w:bottom w:val="single" w:color="000000" w:sz="12" w:space="0"/>
              <w:right w:val="nil"/>
            </w:tcBorders>
            <w:shd w:val="clear" w:color="auto" w:fill="FFFFFF"/>
            <w:vAlign w:val="center"/>
          </w:tcPr>
          <w:p w14:paraId="5942EA3A">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其他重复研究</w:t>
            </w:r>
          </w:p>
        </w:tc>
        <w:tc>
          <w:tcPr>
            <w:tcW w:w="4667" w:type="dxa"/>
            <w:tcBorders>
              <w:top w:val="nil"/>
              <w:left w:val="nil"/>
              <w:bottom w:val="single" w:color="000000" w:sz="12" w:space="0"/>
              <w:right w:val="nil"/>
            </w:tcBorders>
            <w:shd w:val="clear" w:color="auto" w:fill="FFFFFF"/>
            <w:vAlign w:val="center"/>
          </w:tcPr>
          <w:p w14:paraId="3A75D413">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本研究为直接复制，结果与原文完全一致</w:t>
            </w:r>
          </w:p>
        </w:tc>
        <w:tc>
          <w:tcPr>
            <w:tcW w:w="2442" w:type="dxa"/>
            <w:tcBorders>
              <w:top w:val="nil"/>
              <w:left w:val="nil"/>
              <w:bottom w:val="single" w:color="000000" w:sz="12" w:space="0"/>
              <w:right w:val="nil"/>
            </w:tcBorders>
            <w:shd w:val="clear" w:color="auto" w:fill="FFFFFF"/>
            <w:vAlign w:val="center"/>
          </w:tcPr>
          <w:p w14:paraId="3CF4502D">
            <w:pPr>
              <w:spacing w:line="360" w:lineRule="auto"/>
              <w:jc w:val="center"/>
              <w:rPr>
                <w:rFonts w:hint="eastAsia" w:ascii="Times New Roman" w:hAnsi="Times New Roman" w:eastAsia="宋体" w:cs="Times New Roman"/>
                <w:b w:val="0"/>
                <w:color w:val="000000"/>
                <w:sz w:val="18"/>
                <w:szCs w:val="18"/>
                <w14:ligatures w14:val="none"/>
              </w:rPr>
            </w:pPr>
            <w:r>
              <w:rPr>
                <w:rFonts w:hint="default" w:ascii="Times New Roman" w:hAnsi="Times New Roman" w:eastAsia="宋体" w:cs="Times New Roman"/>
                <w:b w:val="0"/>
                <w:color w:val="000000"/>
                <w:sz w:val="18"/>
                <w:szCs w:val="18"/>
                <w:lang w:val="en-US" w:eastAsia="zh-CN"/>
                <w14:ligatures w14:val="none"/>
              </w:rPr>
              <w:t>正向（验证了可重复性）</w:t>
            </w:r>
          </w:p>
        </w:tc>
      </w:tr>
    </w:tbl>
    <w:p w14:paraId="21EC5B0C">
      <w:pPr>
        <w:spacing w:line="300" w:lineRule="auto"/>
        <w:jc w:val="left"/>
        <w:rPr>
          <w:rFonts w:hint="eastAsia" w:ascii="Times New Roman" w:hAnsi="Times New Roman" w:eastAsia="宋体" w:cs="Times New Roman"/>
          <w:b/>
          <w:bCs/>
          <w:szCs w:val="24"/>
          <w14:ligatures w14:val="none"/>
        </w:rPr>
      </w:pPr>
    </w:p>
    <w:p w14:paraId="35DC8131">
      <w:pPr>
        <w:spacing w:line="300" w:lineRule="auto"/>
        <w:jc w:val="left"/>
        <w:rPr>
          <w:rFonts w:hint="eastAsia"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4.2 其他思考</w:t>
      </w:r>
    </w:p>
    <w:p w14:paraId="2E06EE22">
      <w:pPr>
        <w:spacing w:line="300" w:lineRule="auto"/>
        <w:jc w:val="left"/>
        <w:rPr>
          <w:rFonts w:hint="eastAsia" w:ascii="Times New Roman" w:hAnsi="Times New Roman" w:eastAsia="宋体" w:cs="Times New Roman"/>
          <w:b/>
          <w:bCs/>
          <w:szCs w:val="24"/>
          <w:lang w:val="en-US" w:eastAsia="zh-CN"/>
          <w14:ligatures w14:val="none"/>
        </w:rPr>
      </w:pPr>
      <w:r>
        <w:rPr>
          <w:rFonts w:hint="eastAsia" w:ascii="Times New Roman" w:hAnsi="Times New Roman" w:eastAsia="宋体" w:cs="Times New Roman"/>
          <w:b/>
          <w:bCs/>
          <w:szCs w:val="24"/>
          <w:lang w:val="en-US" w:eastAsia="zh-CN"/>
          <w14:ligatures w14:val="none"/>
        </w:rPr>
        <w:t>4.2.1 点探测任务的心理测量学局限</w:t>
      </w:r>
    </w:p>
    <w:p w14:paraId="4ACA83C7">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点探测任务是Miller和Maner（2011）以及Tybur等人（2020）的核心实验范式，但其心理测量学属性存在已被充分文献化的局限。Parsons、Kruijt和Fox（2019）指出，点探测任务的分半信度和重测信度普遍在.20到.40之间，远低于可接受的测量学标准，这意味着该任务在个体差异研究中的统计效力天然受限。注意偏向分数的计算方式——不一致试次反应时减去一致试次反应时的差值分数——继承了两次测量的误差方差，信度会进一步降低。在Tybur等人的研究中，交互效应不显著可能部分归因于因变量测量信度不足，而非行为免疫系统效应真的不存在。此外，点探测任务在设计之初主要用于组内条件间比较（如畸形面孔与正常面孔的比较），而非组间个体差异比较（如近期生病组与健康组的比较）。Tybur等人使用它进行组间交互效应检验，实质上是将其应用于一个它未被优化设计支持的场景。即使大样本保证了足够的统计效力来检测原始效应量，但如果因变量本身的信度很低，实际可检测的效应量上限会被严重压缩。</w:t>
      </w:r>
    </w:p>
    <w:p w14:paraId="16487FD0">
      <w:pPr>
        <w:spacing w:line="300" w:lineRule="auto"/>
        <w:jc w:val="left"/>
        <w:rPr>
          <w:rFonts w:hint="eastAsia" w:ascii="Times New Roman" w:hAnsi="Times New Roman" w:eastAsia="宋体" w:cs="Times New Roman"/>
          <w:b/>
          <w:bCs/>
          <w:szCs w:val="24"/>
          <w:lang w:val="en-US" w:eastAsia="zh-CN"/>
          <w14:ligatures w14:val="none"/>
        </w:rPr>
      </w:pPr>
      <w:r>
        <w:rPr>
          <w:rFonts w:hint="eastAsia" w:ascii="Times New Roman" w:hAnsi="Times New Roman" w:eastAsia="宋体" w:cs="Times New Roman"/>
          <w:b/>
          <w:bCs/>
          <w:szCs w:val="24"/>
          <w:lang w:val="en-US" w:eastAsia="zh-CN"/>
          <w14:ligatures w14:val="none"/>
        </w:rPr>
        <w:t>4.2.2 "近期生病"作为免疫功能的操作性定义的效度问题</w:t>
      </w:r>
    </w:p>
    <w:p w14:paraId="4E46E8D0">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Tybur等人在讨论中坦承，自报"近期感冒"能在多大程度上反映免疫功能下降，是不清楚的。自我报告受记忆偏差、社会期望和症状解读差异的影响——有人可能将过敏症状误认为感冒，也有人可能无症状感染但自报"未生病"。时间窗口同样模糊，以"过去一周"作为近期生病的截断点，但不同病原体感染后的免疫抑制窗口期不同，流感后的继发感染易感性高峰约为3到7天，而普通感冒的窗口期可能更短或更不明确。严重程度也未量化，轻微流鼻涕和卧床高烧都被归为"近期生病"，但两者对免疫系统的负担天差地别。正如Tybur等人建议的，与人体感染试验合作，对病原体类型、感染时间进程进行系统控制，并采集感染前后的客观免疫标记物，可能是检验"生理免疫激活行为免疫"因果链的更可靠路径。</w:t>
      </w:r>
    </w:p>
    <w:p w14:paraId="787ABC8A">
      <w:pPr>
        <w:spacing w:line="300" w:lineRule="auto"/>
        <w:jc w:val="left"/>
        <w:rPr>
          <w:rFonts w:hint="eastAsia" w:ascii="Times New Roman" w:hAnsi="Times New Roman" w:eastAsia="宋体" w:cs="Times New Roman"/>
          <w:b/>
          <w:bCs/>
          <w:szCs w:val="24"/>
          <w:lang w:val="en-US" w:eastAsia="zh-CN"/>
          <w14:ligatures w14:val="none"/>
        </w:rPr>
      </w:pPr>
      <w:r>
        <w:rPr>
          <w:rFonts w:hint="eastAsia" w:ascii="Times New Roman" w:hAnsi="Times New Roman" w:eastAsia="宋体" w:cs="Times New Roman"/>
          <w:b/>
          <w:bCs/>
          <w:szCs w:val="24"/>
          <w:lang w:val="en-US" w:eastAsia="zh-CN"/>
          <w14:ligatures w14:val="none"/>
        </w:rPr>
        <w:t>4.2.3 TOST 等价检验的边界选择问题</w:t>
      </w:r>
    </w:p>
    <w:p w14:paraId="6F10FA73">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Tybur等人将等价边界设定为dz等于正负0.35，依据是原始研究有百分之三十三统计效力检测到的效应量，这一选择基于Simonsohn（2015）提出的"小望远镜"原则。然而dz等于0.35在心理学中属于小到中等的效应量，如果真实的交互效应是dz等于0.20的小效应，TOST检验既无法拒绝零假设，也无法拒绝等价假设，结果会落入"不确定区间"。当原始研究声称dz等于0.58的大效应时，TOST确认效应量小于0.35确实排除了原始效应量，但这种"非此即彼"的二分法可能过于简化——0.20的小效应在理论上可能仍有意义，尤其是在健康行为干预等应用场景中。等价检验的结论不应被过度解读为"效应不存在"，而应理解为"效应量小于我们先验设定的最小感兴趣值"，报告完整的效应量置信区间比二分的"显著或不显著"判断提供了更丰富的信息。</w:t>
      </w:r>
    </w:p>
    <w:p w14:paraId="0D951938">
      <w:pPr>
        <w:spacing w:line="300" w:lineRule="auto"/>
        <w:jc w:val="left"/>
        <w:rPr>
          <w:rFonts w:hint="eastAsia" w:ascii="Times New Roman" w:hAnsi="Times New Roman" w:eastAsia="宋体" w:cs="Times New Roman"/>
          <w:b/>
          <w:bCs/>
          <w:szCs w:val="24"/>
          <w:lang w:val="en-US" w:eastAsia="zh-CN"/>
          <w14:ligatures w14:val="none"/>
        </w:rPr>
      </w:pPr>
      <w:r>
        <w:rPr>
          <w:rFonts w:hint="eastAsia" w:ascii="Times New Roman" w:hAnsi="Times New Roman" w:eastAsia="宋体" w:cs="Times New Roman"/>
          <w:b/>
          <w:bCs/>
          <w:szCs w:val="24"/>
          <w:lang w:val="en-US" w:eastAsia="zh-CN"/>
          <w14:ligatures w14:val="none"/>
        </w:rPr>
        <w:t>4.2.4 开源材料对计算可复现性的保障</w:t>
      </w:r>
    </w:p>
    <w:p w14:paraId="39090ED8">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在开放科学实践层面，本次复现之所以能实现</w:t>
      </w:r>
      <w:del w:id="10" w:author="Claude" w:date="2026-06-19T00:00:00Z">
        <w:r>
          <w:rPr>
            <w:rFonts w:hint="eastAsia" w:ascii="Times New Roman" w:hAnsi="Times New Roman" w:eastAsia="宋体" w:cs="Times New Roman"/>
            <w:szCs w:val="24"/>
            <w:lang w:val="en-US" w:eastAsia="zh-CN"/>
            <w14:ligatures w14:val="none"/>
          </w:rPr>
          <w:delText>一百零五</w:delText>
        </w:r>
      </w:del>
      <w:ins w:id="11" w:author="Claude" w:date="2026-06-19T00:00:00Z">
        <w:r>
          <w:rPr>
            <w:rFonts w:hint="eastAsia" w:ascii="Times New Roman" w:hAnsi="Times New Roman" w:eastAsia="宋体" w:cs="Times New Roman"/>
            <w:szCs w:val="24"/>
            <w:lang w:val="en-US" w:eastAsia="zh-CN"/>
            <w14:ligatures w14:val="none"/>
          </w:rPr>
          <w:t>202</w:t>
        </w:r>
      </w:ins>
      <w:r>
        <w:rPr>
          <w:rFonts w:hint="eastAsia" w:ascii="Times New Roman" w:hAnsi="Times New Roman" w:eastAsia="宋体" w:cs="Times New Roman"/>
          <w:szCs w:val="24"/>
          <w:lang w:val="en-US" w:eastAsia="zh-CN"/>
          <w14:ligatures w14:val="none"/>
        </w:rPr>
        <w:t>个数值的完全匹配，根本前提是Tybur等人遵循了开放科学规范：原始数据通过OSF公开，三站点的Inquisit原始数据文件和Qualtrics问卷数据完整可获取；分析代码公开，完整的R Markdown文件包含了从数据加载到结果输出的全过程；分析计划预注册，排除标准、统计方法、alpha水平均预先指定，避免了p值操纵和事后假设。这些措施使得独立研究者可以在计算层面逐一核验每一步分析，而不必依赖对作者的信任。</w:t>
      </w:r>
    </w:p>
    <w:p w14:paraId="12E79E1B">
      <w:pPr>
        <w:spacing w:line="300" w:lineRule="auto"/>
        <w:jc w:val="left"/>
        <w:rPr>
          <w:rFonts w:hint="eastAsia" w:ascii="Times New Roman" w:hAnsi="Times New Roman" w:eastAsia="宋体" w:cs="Times New Roman"/>
          <w:b/>
          <w:bCs/>
          <w:szCs w:val="24"/>
          <w:lang w:val="en-US" w:eastAsia="zh-CN"/>
          <w14:ligatures w14:val="none"/>
        </w:rPr>
      </w:pPr>
      <w:r>
        <w:rPr>
          <w:rFonts w:hint="eastAsia" w:ascii="Times New Roman" w:hAnsi="Times New Roman" w:eastAsia="宋体" w:cs="Times New Roman"/>
          <w:b/>
          <w:bCs/>
          <w:szCs w:val="24"/>
          <w:lang w:val="en-US" w:eastAsia="zh-CN"/>
          <w14:ligatures w14:val="none"/>
        </w:rPr>
        <w:t>4.2.5 跨平台可移植性的挑战</w:t>
      </w:r>
    </w:p>
    <w:p w14:paraId="56B17A28">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不过，尽管核心分析逻辑完全一致，在Windows平台上复现基于macOS或Linux编写的R代码时，仍遇到路径格式和文件编码两个实际问题。R中反斜杠作为转义符，Windows路径需改写为正斜杠或双反斜杠。原代码使用pattern等于"dat$"的模糊匹配来匹配数据文件，未精确区分".dat"与".iqdat"后缀，虽然侥幸工作但不够稳健。这些问题虽然不影响统计结果，但反映了跨平台代码共享中的一个系统性摩擦：开发者很少在原始环境下测试跨平台的兼容性。建议的做法包括使用跨平台路径工具、在README中明确说明开发和测试环境、提供Docker或环境锁定文件。</w:t>
      </w:r>
    </w:p>
    <w:p w14:paraId="2AC38F8D">
      <w:pPr>
        <w:spacing w:line="300" w:lineRule="auto"/>
        <w:jc w:val="left"/>
        <w:rPr>
          <w:rFonts w:hint="eastAsia" w:ascii="Times New Roman" w:hAnsi="Times New Roman" w:eastAsia="宋体" w:cs="Times New Roman"/>
          <w:b/>
          <w:bCs/>
          <w:szCs w:val="24"/>
          <w:lang w:val="en-US" w:eastAsia="zh-CN"/>
          <w14:ligatures w14:val="none"/>
        </w:rPr>
      </w:pPr>
      <w:r>
        <w:rPr>
          <w:rFonts w:hint="eastAsia" w:ascii="Times New Roman" w:hAnsi="Times New Roman" w:eastAsia="宋体" w:cs="Times New Roman"/>
          <w:b/>
          <w:bCs/>
          <w:szCs w:val="24"/>
          <w:lang w:val="en-US" w:eastAsia="zh-CN"/>
          <w14:ligatures w14:val="none"/>
        </w:rPr>
        <w:t>4.2.6 行为免疫系统是否真的是一个"系统"？</w:t>
      </w:r>
    </w:p>
    <w:p w14:paraId="4CC1DB0F">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在理论层面，Tybur等人发现各测量指标之间的相关很低：注意偏向与Germ Aversion的相关r等于负的.02，与病原体disgust的相关r等于负的.01，与感知易感性的相关r等于负的.02，与Curtis图片disgust的相关r等于负的.01。而不同disgust测量之间的相关虽显著但也仅为中等，病原体disgust与Germ Aversion的r等于.60，病原体disgust与感知易感性的r等于.17。注意偏向与自我报告disgust敏感性之间的相关几乎为零，这支持了Gangestad和Grebe（2014）的观点：行为免疫系统可能不是一个单一的整体系统，而是由多个相对独立的子系统构成的模块化结构——注意、厌恶、回避等不同输出通道可能由不同的输入信号驱动，并不必然协同变化。</w:t>
      </w:r>
    </w:p>
    <w:p w14:paraId="28BE8C64">
      <w:pPr>
        <w:spacing w:line="300" w:lineRule="auto"/>
        <w:jc w:val="left"/>
        <w:rPr>
          <w:rFonts w:hint="default" w:ascii="Times New Roman" w:hAnsi="Times New Roman" w:eastAsia="宋体" w:cs="Times New Roman"/>
          <w:b/>
          <w:bCs/>
          <w:szCs w:val="24"/>
          <w:lang w:val="en-US" w:eastAsia="zh-CN"/>
          <w14:ligatures w14:val="none"/>
        </w:rPr>
      </w:pPr>
      <w:r>
        <w:rPr>
          <w:rFonts w:hint="eastAsia" w:ascii="Times New Roman" w:hAnsi="Times New Roman" w:eastAsia="宋体" w:cs="Times New Roman"/>
          <w:b/>
          <w:bCs/>
          <w:szCs w:val="24"/>
          <w:lang w:val="en-US" w:eastAsia="zh-CN"/>
          <w14:ligatures w14:val="none"/>
        </w:rPr>
        <w:t>4.2.7 小样本研究中的效应量高估问题</w:t>
      </w:r>
    </w:p>
    <w:p w14:paraId="2CF03D7E">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Miller和Maner（2011）报告的交互效应dz等于0.58而样本量为96，Tybur等人的大样本重复（样本量为402）发现的效应dz等于负的.14，方向相反。这种现象在心理学中并不罕见：小样本研究由于抽样误差大，估算的效应量往往被高估，这被称为"赢家诅咒"或"小样本效应膨胀"。一个容易被忽视的启示是，即使原始研究的p值很小（</w:t>
      </w:r>
      <w:r>
        <w:rPr>
          <w:rFonts w:hint="eastAsia" w:ascii="Times New Roman" w:hAnsi="Times New Roman" w:eastAsia="宋体" w:cs="Times New Roman"/>
          <w:i/>
          <w:iCs/>
          <w:szCs w:val="24"/>
          <w:lang w:val="en-US" w:eastAsia="zh-CN"/>
          <w14:ligatures w14:val="none"/>
        </w:rPr>
        <w:t>p=.003</w:t>
      </w:r>
      <w:r>
        <w:rPr>
          <w:rFonts w:hint="eastAsia" w:ascii="Times New Roman" w:hAnsi="Times New Roman" w:eastAsia="宋体" w:cs="Times New Roman"/>
          <w:szCs w:val="24"/>
          <w:lang w:val="en-US" w:eastAsia="zh-CN"/>
          <w14:ligatures w14:val="none"/>
        </w:rPr>
        <w:t>），如果样本量有限，效应量的点估计也可能严重偏离真值。这凸显了预注册大样本重复的价值——并非为了"推翻"原始发现，而是为了获得更精确的效应量估计。</w:t>
      </w:r>
    </w:p>
    <w:p w14:paraId="35DC8133">
      <w:pPr>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br w:type="page"/>
      </w:r>
    </w:p>
    <w:p w14:paraId="1D4721D5">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lang w:val="en-US" w:eastAsia="zh-CN"/>
          <w14:ligatures w14:val="none"/>
        </w:rPr>
      </w:pPr>
    </w:p>
    <w:p w14:paraId="35DC8134">
      <w:pPr>
        <w:spacing w:line="300" w:lineRule="auto"/>
        <w:ind w:firstLine="562" w:firstLineChars="200"/>
        <w:jc w:val="center"/>
        <w:rPr>
          <w:rFonts w:ascii="黑体" w:hAnsi="黑体" w:eastAsia="黑体" w:cs="Times New Roman"/>
          <w:b/>
          <w:bCs/>
          <w:sz w:val="28"/>
          <w:szCs w:val="28"/>
          <w14:ligatures w14:val="none"/>
        </w:rPr>
      </w:pPr>
      <w:r>
        <w:rPr>
          <w:rFonts w:hint="eastAsia" w:ascii="黑体" w:hAnsi="黑体" w:eastAsia="黑体" w:cs="Times New Roman"/>
          <w:b/>
          <w:bCs/>
          <w:sz w:val="28"/>
          <w:szCs w:val="28"/>
          <w14:ligatures w14:val="none"/>
        </w:rPr>
        <w:t>参考文献(APA格式)</w:t>
      </w:r>
    </w:p>
    <w:p w14:paraId="25F14310">
      <w:pPr>
        <w:pStyle w:val="8"/>
        <w:spacing w:line="300" w:lineRule="auto"/>
        <w:ind w:left="420" w:hanging="420" w:hangingChars="200"/>
        <w:contextualSpacing/>
        <w:rPr>
          <w:rFonts w:hint="eastAsia"/>
        </w:rPr>
      </w:pPr>
      <w:r>
        <w:rPr>
          <w:rFonts w:hint="eastAsia" w:ascii="Times New Roman" w:hAnsi="Times New Roman" w:cs="Times New Roman"/>
          <w:kern w:val="0"/>
          <w:szCs w:val="24"/>
        </w:rPr>
        <w:t xml:space="preserve">Gangestad, S. W., &amp; Grebe, N. M. (2014). </w:t>
      </w:r>
      <w:del w:id="12" w:author="Claude" w:date="2026-06-19T00:00:00Z">
        <w:r>
          <w:rPr>
            <w:rFonts w:hint="eastAsia" w:ascii="Times New Roman" w:hAnsi="Times New Roman" w:cs="Times New Roman"/>
            <w:kern w:val="0"/>
            <w:szCs w:val="24"/>
          </w:rPr>
          <w:delText>The behavioral immune system: Its evolution, psychology, and adaptation. In The evolution of mind, brain, and culture (pp. 225–244). University of Pennsylvania Press.</w:delText>
        </w:r>
      </w:del>
      <w:ins w:id="13" w:author="Claude" w:date="2026-06-19T00:00:00Z">
        <w:r>
          <w:rPr>
            <w:rFonts w:hint="eastAsia" w:ascii="Times New Roman" w:hAnsi="Times New Roman" w:cs="Times New Roman"/>
            <w:kern w:val="0"/>
            <w:szCs w:val="24"/>
          </w:rPr>
          <w:t>Pathogen avoidance within an integrated immune system: Multiple components with distinct costs and benefits. Evolutionary Behavioral Sciences, 8(4), 226–234. https://doi.org/10.1037/ebs0000023</w:t>
        </w:r>
      </w:ins>
    </w:p>
    <w:p w14:paraId="484A466F">
      <w:pPr>
        <w:pStyle w:val="8"/>
        <w:spacing w:line="300" w:lineRule="auto"/>
        <w:ind w:left="420" w:hanging="420" w:hangingChars="200"/>
        <w:contextualSpacing/>
        <w:rPr>
          <w:rFonts w:hint="eastAsia" w:ascii="Times New Roman" w:hAnsi="Times New Roman" w:cs="Times New Roman"/>
          <w:kern w:val="0"/>
          <w:szCs w:val="24"/>
        </w:rPr>
      </w:pPr>
      <w:r>
        <w:rPr>
          <w:rFonts w:hint="eastAsia" w:ascii="Times New Roman" w:hAnsi="Times New Roman" w:cs="Times New Roman"/>
          <w:kern w:val="0"/>
          <w:szCs w:val="24"/>
        </w:rPr>
        <w:t xml:space="preserve">Ioannidis, J. P. A. (2005). Why most published research findings are false. PLoS Medicine, 2(8), e124. </w:t>
      </w:r>
      <w:r>
        <w:rPr>
          <w:rFonts w:hint="eastAsia" w:ascii="Times New Roman" w:hAnsi="Times New Roman" w:cs="Times New Roman"/>
          <w:kern w:val="0"/>
          <w:szCs w:val="24"/>
        </w:rPr>
        <w:fldChar w:fldCharType="begin"/>
      </w:r>
      <w:r>
        <w:rPr>
          <w:rFonts w:hint="eastAsia" w:ascii="Times New Roman" w:hAnsi="Times New Roman" w:cs="Times New Roman"/>
          <w:kern w:val="0"/>
          <w:szCs w:val="24"/>
        </w:rPr>
        <w:instrText xml:space="preserve"> HYPERLINK "https://doi.org/10.1371/journal.pmed.0020124" </w:instrText>
      </w:r>
      <w:r>
        <w:rPr>
          <w:rFonts w:hint="eastAsia" w:ascii="Times New Roman" w:hAnsi="Times New Roman" w:cs="Times New Roman"/>
          <w:kern w:val="0"/>
          <w:szCs w:val="24"/>
        </w:rPr>
        <w:fldChar w:fldCharType="separate"/>
      </w:r>
      <w:r>
        <w:rPr>
          <w:rStyle w:val="6"/>
          <w:rFonts w:hint="eastAsia" w:ascii="Times New Roman" w:hAnsi="Times New Roman" w:cs="Times New Roman"/>
          <w:kern w:val="0"/>
          <w:szCs w:val="24"/>
        </w:rPr>
        <w:t>https://doi.org/10.1371/journal.pmed.0020124</w:t>
      </w:r>
      <w:r>
        <w:rPr>
          <w:rFonts w:hint="eastAsia" w:ascii="Times New Roman" w:hAnsi="Times New Roman" w:cs="Times New Roman"/>
          <w:kern w:val="0"/>
          <w:szCs w:val="24"/>
        </w:rPr>
        <w:fldChar w:fldCharType="end"/>
      </w:r>
      <w:bookmarkStart w:id="0" w:name="_GoBack"/>
      <w:bookmarkEnd w:id="0"/>
    </w:p>
    <w:p w14:paraId="292F68D4">
      <w:pPr>
        <w:pStyle w:val="8"/>
        <w:spacing w:line="300" w:lineRule="auto"/>
        <w:ind w:left="420" w:hanging="420" w:hangingChars="200"/>
        <w:contextualSpacing/>
        <w:rPr>
          <w:rFonts w:hint="eastAsia"/>
        </w:rPr>
      </w:pPr>
      <w:r>
        <w:rPr>
          <w:rFonts w:hint="eastAsia" w:ascii="Times New Roman" w:hAnsi="Times New Roman" w:cs="Times New Roman"/>
          <w:kern w:val="0"/>
          <w:szCs w:val="24"/>
        </w:rPr>
        <w:t xml:space="preserve">Miller, S. L., &amp; Maner, J. K. (2011). Sick body, vigilant mind: The biological immune system activates the behavioral immune system. Psychological Science, 22(12), 1467–1471. </w:t>
      </w:r>
      <w:r>
        <w:rPr>
          <w:rFonts w:hint="eastAsia" w:ascii="Times New Roman" w:hAnsi="Times New Roman" w:cs="Times New Roman"/>
          <w:kern w:val="0"/>
          <w:szCs w:val="24"/>
        </w:rPr>
        <w:fldChar w:fldCharType="begin"/>
      </w:r>
      <w:r>
        <w:rPr>
          <w:rFonts w:hint="eastAsia" w:ascii="Times New Roman" w:hAnsi="Times New Roman" w:cs="Times New Roman"/>
          <w:kern w:val="0"/>
          <w:szCs w:val="24"/>
        </w:rPr>
        <w:instrText xml:space="preserve"> HYPERLINK "https://doi.org/10.1177/0956797611420166" </w:instrText>
      </w:r>
      <w:r>
        <w:rPr>
          <w:rFonts w:hint="eastAsia" w:ascii="Times New Roman" w:hAnsi="Times New Roman" w:cs="Times New Roman"/>
          <w:kern w:val="0"/>
          <w:szCs w:val="24"/>
        </w:rPr>
        <w:fldChar w:fldCharType="separate"/>
      </w:r>
      <w:r>
        <w:rPr>
          <w:rStyle w:val="6"/>
          <w:rFonts w:hint="eastAsia" w:ascii="Times New Roman" w:hAnsi="Times New Roman" w:cs="Times New Roman"/>
          <w:kern w:val="0"/>
          <w:szCs w:val="24"/>
        </w:rPr>
        <w:t>https://doi.org/10.1177/0956797611420166</w:t>
      </w:r>
      <w:r>
        <w:rPr>
          <w:rFonts w:hint="eastAsia" w:ascii="Times New Roman" w:hAnsi="Times New Roman" w:cs="Times New Roman"/>
          <w:kern w:val="0"/>
          <w:szCs w:val="24"/>
        </w:rPr>
        <w:fldChar w:fldCharType="end"/>
      </w:r>
    </w:p>
    <w:p w14:paraId="6E68E6E3">
      <w:pPr>
        <w:pStyle w:val="8"/>
        <w:spacing w:line="300" w:lineRule="auto"/>
        <w:ind w:left="420" w:hanging="420" w:hangingChars="200"/>
        <w:contextualSpacing/>
        <w:rPr>
          <w:rFonts w:hint="eastAsia"/>
        </w:rPr>
      </w:pPr>
      <w:r>
        <w:rPr>
          <w:rFonts w:hint="eastAsia" w:ascii="Times New Roman" w:hAnsi="Times New Roman" w:cs="Times New Roman"/>
          <w:kern w:val="0"/>
          <w:szCs w:val="24"/>
        </w:rPr>
        <w:t xml:space="preserve">Parsons, S., Kruijt, A.-W., &amp; Fox, E. (2019). A meta-analytic review of the sensitivity of the dot-probe task to anxiety-related attention bias. Psychological Bulletin, 145(5), 489–519. </w:t>
      </w:r>
      <w:r>
        <w:rPr>
          <w:rFonts w:hint="eastAsia" w:ascii="Times New Roman" w:hAnsi="Times New Roman" w:cs="Times New Roman"/>
          <w:kern w:val="0"/>
          <w:szCs w:val="24"/>
        </w:rPr>
        <w:fldChar w:fldCharType="begin"/>
      </w:r>
      <w:r>
        <w:rPr>
          <w:rFonts w:hint="eastAsia" w:ascii="Times New Roman" w:hAnsi="Times New Roman" w:cs="Times New Roman"/>
          <w:kern w:val="0"/>
          <w:szCs w:val="24"/>
        </w:rPr>
        <w:instrText xml:space="preserve"> HYPERLINK "https://doi.org/10.1037/bul0000193" </w:instrText>
      </w:r>
      <w:r>
        <w:rPr>
          <w:rFonts w:hint="eastAsia" w:ascii="Times New Roman" w:hAnsi="Times New Roman" w:cs="Times New Roman"/>
          <w:kern w:val="0"/>
          <w:szCs w:val="24"/>
        </w:rPr>
        <w:fldChar w:fldCharType="separate"/>
      </w:r>
      <w:r>
        <w:rPr>
          <w:rStyle w:val="6"/>
          <w:rFonts w:hint="eastAsia" w:ascii="Times New Roman" w:hAnsi="Times New Roman" w:cs="Times New Roman"/>
          <w:kern w:val="0"/>
          <w:szCs w:val="24"/>
        </w:rPr>
        <w:t>https://doi.org/10.1037/bul0000193</w:t>
      </w:r>
      <w:r>
        <w:rPr>
          <w:rFonts w:hint="eastAsia" w:ascii="Times New Roman" w:hAnsi="Times New Roman" w:cs="Times New Roman"/>
          <w:kern w:val="0"/>
          <w:szCs w:val="24"/>
        </w:rPr>
        <w:fldChar w:fldCharType="end"/>
      </w:r>
    </w:p>
    <w:p w14:paraId="61FECB8A">
      <w:pPr>
        <w:pStyle w:val="8"/>
        <w:spacing w:line="300" w:lineRule="auto"/>
        <w:ind w:left="420" w:hanging="420" w:hangingChars="200"/>
        <w:contextualSpacing/>
        <w:rPr>
          <w:rFonts w:hint="eastAsia"/>
        </w:rPr>
      </w:pPr>
      <w:r>
        <w:rPr>
          <w:rFonts w:hint="eastAsia" w:ascii="Times New Roman" w:hAnsi="Times New Roman" w:cs="Times New Roman"/>
          <w:kern w:val="0"/>
          <w:szCs w:val="24"/>
        </w:rPr>
        <w:t xml:space="preserve">Simonsohn, U. (2015). Small telescopes: Detectability and the evaluation of replication results. Psychological Science, 26(5), 559–569. </w:t>
      </w:r>
      <w:r>
        <w:rPr>
          <w:rFonts w:hint="eastAsia" w:ascii="Times New Roman" w:hAnsi="Times New Roman" w:cs="Times New Roman"/>
          <w:kern w:val="0"/>
          <w:szCs w:val="24"/>
        </w:rPr>
        <w:fldChar w:fldCharType="begin"/>
      </w:r>
      <w:r>
        <w:rPr>
          <w:rFonts w:hint="eastAsia" w:ascii="Times New Roman" w:hAnsi="Times New Roman" w:cs="Times New Roman"/>
          <w:kern w:val="0"/>
          <w:szCs w:val="24"/>
        </w:rPr>
        <w:instrText xml:space="preserve"> HYPERLINK "https://doi.org/10.1177/0956797614567341" </w:instrText>
      </w:r>
      <w:r>
        <w:rPr>
          <w:rFonts w:hint="eastAsia" w:ascii="Times New Roman" w:hAnsi="Times New Roman" w:cs="Times New Roman"/>
          <w:kern w:val="0"/>
          <w:szCs w:val="24"/>
        </w:rPr>
        <w:fldChar w:fldCharType="separate"/>
      </w:r>
      <w:r>
        <w:rPr>
          <w:rStyle w:val="6"/>
          <w:rFonts w:hint="eastAsia" w:ascii="Times New Roman" w:hAnsi="Times New Roman" w:cs="Times New Roman"/>
          <w:kern w:val="0"/>
          <w:szCs w:val="24"/>
        </w:rPr>
        <w:t>https://doi.org/10.1177/0956797614567341</w:t>
      </w:r>
      <w:r>
        <w:rPr>
          <w:rFonts w:hint="eastAsia" w:ascii="Times New Roman" w:hAnsi="Times New Roman" w:cs="Times New Roman"/>
          <w:kern w:val="0"/>
          <w:szCs w:val="24"/>
        </w:rPr>
        <w:fldChar w:fldCharType="end"/>
      </w:r>
    </w:p>
    <w:p w14:paraId="2D565C66">
      <w:pPr>
        <w:pStyle w:val="8"/>
        <w:spacing w:line="300" w:lineRule="auto"/>
        <w:ind w:left="420" w:hanging="420" w:hangingChars="200"/>
        <w:contextualSpacing/>
      </w:pPr>
      <w:r>
        <w:rPr>
          <w:rFonts w:hint="eastAsia" w:ascii="Times New Roman" w:hAnsi="Times New Roman" w:cs="Times New Roman"/>
          <w:kern w:val="0"/>
          <w:szCs w:val="24"/>
        </w:rPr>
        <w:t xml:space="preserve">Tybur, J. M., Jones, B. C., DeBruine, L. M., Ackerman, J. M., &amp; Fasolt, V. (2020). Preregistered direct replication of "Sick body, vigilant mind: The biological immune system activates the behavioral immune system." Psychological Science, 31(12), 1–9. </w:t>
      </w:r>
      <w:r>
        <w:rPr>
          <w:rFonts w:hint="eastAsia" w:ascii="Times New Roman" w:hAnsi="Times New Roman" w:cs="Times New Roman"/>
          <w:kern w:val="0"/>
          <w:szCs w:val="24"/>
        </w:rPr>
        <w:fldChar w:fldCharType="begin"/>
      </w:r>
      <w:r>
        <w:rPr>
          <w:rFonts w:hint="eastAsia" w:ascii="Times New Roman" w:hAnsi="Times New Roman" w:cs="Times New Roman"/>
          <w:kern w:val="0"/>
          <w:szCs w:val="24"/>
        </w:rPr>
        <w:instrText xml:space="preserve"> HYPERLINK "https://doi.org/10.1177/0956797620955209" </w:instrText>
      </w:r>
      <w:r>
        <w:rPr>
          <w:rFonts w:hint="eastAsia" w:ascii="Times New Roman" w:hAnsi="Times New Roman" w:cs="Times New Roman"/>
          <w:kern w:val="0"/>
          <w:szCs w:val="24"/>
        </w:rPr>
        <w:fldChar w:fldCharType="separate"/>
      </w:r>
      <w:r>
        <w:rPr>
          <w:rStyle w:val="6"/>
          <w:rFonts w:hint="eastAsia" w:ascii="Times New Roman" w:hAnsi="Times New Roman" w:cs="Times New Roman"/>
          <w:kern w:val="0"/>
          <w:szCs w:val="24"/>
        </w:rPr>
        <w:t>https://doi.org/10.1177/0956797620955209</w:t>
      </w:r>
      <w:r>
        <w:rPr>
          <w:rFonts w:hint="eastAsia" w:ascii="Times New Roman" w:hAnsi="Times New Roman" w:cs="Times New Roman"/>
          <w:kern w:val="0"/>
          <w:szCs w:val="24"/>
        </w:rP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algun Gothic">
    <w:panose1 w:val="020B0503020000020004"/>
    <w:charset w:val="81"/>
    <w:family w:val="swiss"/>
    <w:pitch w:val="default"/>
    <w:sig w:usb0="9000002F" w:usb1="29D77CFB" w:usb2="00000012" w:usb3="00000000" w:csb0="0008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06FACE"/>
    <w:multiLevelType w:val="singleLevel"/>
    <w:tmpl w:val="9806FACE"/>
    <w:lvl w:ilvl="0" w:tentative="0">
      <w:start w:val="1"/>
      <w:numFmt w:val="bullet"/>
      <w:lvlText w:val=""/>
      <w:lvlJc w:val="left"/>
      <w:pPr>
        <w:ind w:left="420" w:hanging="420"/>
      </w:pPr>
      <w:rPr>
        <w:rFonts w:hint="default" w:ascii="Wingdings" w:hAnsi="Wingdings"/>
      </w:rPr>
    </w:lvl>
  </w:abstractNum>
  <w:abstractNum w:abstractNumId="1">
    <w:nsid w:val="AD90C5FE"/>
    <w:multiLevelType w:val="singleLevel"/>
    <w:tmpl w:val="AD90C5FE"/>
    <w:lvl w:ilvl="0" w:tentative="0">
      <w:start w:val="1"/>
      <w:numFmt w:val="bullet"/>
      <w:lvlText w:val=""/>
      <w:lvlJc w:val="left"/>
      <w:pPr>
        <w:ind w:left="420" w:hanging="420"/>
      </w:pPr>
      <w:rPr>
        <w:rFonts w:hint="default" w:ascii="Wingdings" w:hAnsi="Wingdings"/>
      </w:rPr>
    </w:lvl>
  </w:abstractNum>
  <w:abstractNum w:abstractNumId="2">
    <w:nsid w:val="C70B23EE"/>
    <w:multiLevelType w:val="singleLevel"/>
    <w:tmpl w:val="C70B23EE"/>
    <w:lvl w:ilvl="0" w:tentative="0">
      <w:start w:val="1"/>
      <w:numFmt w:val="bullet"/>
      <w:lvlText w:val=""/>
      <w:lvlJc w:val="left"/>
      <w:pPr>
        <w:ind w:left="420" w:hanging="420"/>
      </w:pPr>
      <w:rPr>
        <w:rFonts w:hint="default" w:ascii="Wingdings" w:hAnsi="Wingdings"/>
      </w:rPr>
    </w:lvl>
  </w:abstractNum>
  <w:abstractNum w:abstractNumId="3">
    <w:nsid w:val="0053208E"/>
    <w:multiLevelType w:val="multilevel"/>
    <w:tmpl w:val="0053208E"/>
    <w:lvl w:ilvl="0" w:tentative="0">
      <w:start w:val="2"/>
      <w:numFmt w:val="bullet"/>
      <w:lvlText w:val="□"/>
      <w:lvlJc w:val="left"/>
      <w:pPr>
        <w:ind w:left="360" w:hanging="360"/>
      </w:pPr>
      <w:rPr>
        <w:rFonts w:hint="eastAsia" w:ascii="等线" w:hAnsi="等线" w:eastAsia="等线" w:cs="宋体"/>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2EB8D2BB"/>
    <w:multiLevelType w:val="singleLevel"/>
    <w:tmpl w:val="2EB8D2BB"/>
    <w:lvl w:ilvl="0" w:tentative="0">
      <w:start w:val="1"/>
      <w:numFmt w:val="bullet"/>
      <w:lvlText w:val=""/>
      <w:lvlJc w:val="left"/>
      <w:pPr>
        <w:ind w:left="420" w:hanging="420"/>
      </w:pPr>
      <w:rPr>
        <w:rFonts w:hint="default" w:ascii="Wingdings" w:hAnsi="Wingdings"/>
      </w:rPr>
    </w:lvl>
  </w:abstractNum>
  <w:num w:numId="1">
    <w:abstractNumId w:val="3"/>
  </w:num>
  <w:num w:numId="2">
    <w:abstractNumId w:val="2"/>
  </w:num>
  <w:num w:numId="3">
    <w:abstractNumId w:val="1"/>
  </w:num>
  <w:num w:numId="4">
    <w:abstractNumId w:val="0"/>
  </w:num>
  <w:num w:numId="5">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laude">
    <w15:presenceInfo w15:providerId="None" w15:userId="Clau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revisionView w:markup="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B64D18"/>
    <w:rsid w:val="032A1207"/>
    <w:rsid w:val="0927720C"/>
    <w:rsid w:val="130A0608"/>
    <w:rsid w:val="19836A30"/>
    <w:rsid w:val="25B276F2"/>
    <w:rsid w:val="3FEF133C"/>
    <w:rsid w:val="41A03D74"/>
    <w:rsid w:val="43E74DAA"/>
    <w:rsid w:val="44600DA7"/>
    <w:rsid w:val="51214051"/>
    <w:rsid w:val="5609445F"/>
    <w:rsid w:val="5CD526CC"/>
    <w:rsid w:val="75B64D18"/>
    <w:rsid w:val="7855070D"/>
    <w:rsid w:val="788277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14:ligatures w14:val="standardContextual"/>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 w:type="character" w:styleId="6">
    <w:name w:val="Hyperlink"/>
    <w:basedOn w:val="4"/>
    <w:qFormat/>
    <w:uiPriority w:val="0"/>
    <w:rPr>
      <w:color w:val="0000FF"/>
      <w:u w:val="single"/>
    </w:rPr>
  </w:style>
  <w:style w:type="paragraph" w:styleId="7">
    <w:name w:val="List Paragraph"/>
    <w:basedOn w:val="1"/>
    <w:qFormat/>
    <w:uiPriority w:val="34"/>
    <w:pPr>
      <w:ind w:firstLine="420" w:firstLineChars="200"/>
    </w:pPr>
  </w:style>
  <w:style w:type="paragraph" w:customStyle="1" w:styleId="8">
    <w:name w:val="书目1"/>
    <w:basedOn w:val="1"/>
    <w:next w:val="1"/>
    <w:autoRedefine/>
    <w:unhideWhenUsed/>
    <w:qFormat/>
    <w:uiPriority w:val="37"/>
    <w:pPr>
      <w:spacing w:line="480" w:lineRule="auto"/>
      <w:ind w:left="720" w:hanging="720"/>
    </w:p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7135</Words>
  <Characters>9243</Characters>
  <Lines>0</Lines>
  <Paragraphs>0</Paragraphs>
  <TotalTime>55</TotalTime>
  <ScaleCrop>false</ScaleCrop>
  <LinksUpToDate>false</LinksUpToDate>
  <CharactersWithSpaces>9476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2026-06-02T11:12:00Z</dcterms:created>
  <dc:creator>沈钰涵</dc:creator>
  <cp:lastModifiedBy>沈钰涵</cp:lastModifiedBy>
  <dcterms:modified xsi:type="dcterms:W3CDTF">2026-06-22T10:09:42Z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EEBEABF7FE7740CAABCF90FF8B64914E_13</vt:lpwstr>
  </property>
  <property fmtid="{D5CDD505-2E9C-101B-9397-08002B2CF9AE}" pid="4" name="KSOTemplateDocerSaveRecord">
    <vt:lpwstr>eyJoZGlkIjoiZWZiMzBlM2MyNDdlMDQyNGI2ZmMxNDc2ZGY2YWMxMDYiLCJ1c2VySWQiOiIxMDM4ODY4OTMyIn0=</vt:lpwstr>
  </property>
</Properties>
</file>